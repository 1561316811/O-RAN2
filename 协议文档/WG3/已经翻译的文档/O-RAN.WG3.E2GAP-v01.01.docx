
<file path=[Content_Types].xml><?xml version="1.0" encoding="utf-8"?>
<Types xmlns="http://schemas.openxmlformats.org/package/2006/content-types">
  <Default Extension="bin" ContentType="application/vnd.ms-word.attachedToolbars"/>
  <Default Extension="png" ContentType="image/png"/>
  <Default Extension="svg" ContentType="image/sv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embeddings/oleObject1.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5AC04" w14:textId="2FCF4CA2" w:rsidR="00A52AF0" w:rsidRPr="00227BE5" w:rsidRDefault="00183542" w:rsidP="00F00F8D">
      <w:pPr>
        <w:pStyle w:val="ZA"/>
        <w:framePr w:wrap="notBeside"/>
        <w:tabs>
          <w:tab w:val="right" w:pos="10206"/>
        </w:tabs>
        <w:jc w:val="both"/>
        <w:rPr>
          <w:noProof w:val="0"/>
          <w:lang w:val="en-US"/>
        </w:rPr>
      </w:pPr>
      <w:bookmarkStart w:id="0" w:name="page1"/>
      <w:r w:rsidRPr="00227BE5">
        <w:rPr>
          <w:lang w:val="en-US"/>
        </w:rPr>
        <w:drawing>
          <wp:inline distT="0" distB="0" distL="0" distR="0" wp14:anchorId="5F696512" wp14:editId="69573D9A">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D528BE" w:rsidRPr="00227BE5">
        <w:rPr>
          <w:noProof w:val="0"/>
          <w:lang w:val="en-US"/>
        </w:rPr>
        <w:t xml:space="preserve">  </w:t>
      </w:r>
      <w:r w:rsidR="007C7B00" w:rsidRPr="00227BE5">
        <w:rPr>
          <w:noProof w:val="0"/>
          <w:lang w:val="en-US"/>
        </w:rPr>
        <w:tab/>
      </w:r>
      <w:bookmarkStart w:id="1" w:name="_Hlk30148844"/>
      <w:r w:rsidR="003A75A8" w:rsidRPr="00227BE5">
        <w:rPr>
          <w:noProof w:val="0"/>
          <w:lang w:val="en-US"/>
        </w:rPr>
        <w:fldChar w:fldCharType="begin"/>
      </w:r>
      <w:r w:rsidR="003A75A8" w:rsidRPr="00227BE5">
        <w:rPr>
          <w:noProof w:val="0"/>
          <w:lang w:val="en-US"/>
        </w:rPr>
        <w:instrText xml:space="preserve"> DOCPROPERTY  "Document number"  \* MERGEFORMAT </w:instrText>
      </w:r>
      <w:r w:rsidR="003A75A8" w:rsidRPr="00227BE5">
        <w:rPr>
          <w:noProof w:val="0"/>
          <w:lang w:val="en-US"/>
        </w:rPr>
        <w:fldChar w:fldCharType="separate"/>
      </w:r>
      <w:r w:rsidR="006C6A11">
        <w:rPr>
          <w:noProof w:val="0"/>
          <w:lang w:val="en-US"/>
        </w:rPr>
        <w:t>O-RAN.WG3.E2GAP-v01.01</w:t>
      </w:r>
      <w:r w:rsidR="003A75A8" w:rsidRPr="00227BE5">
        <w:rPr>
          <w:noProof w:val="0"/>
          <w:lang w:val="en-US"/>
        </w:rPr>
        <w:fldChar w:fldCharType="end"/>
      </w:r>
      <w:bookmarkEnd w:id="1"/>
    </w:p>
    <w:p w14:paraId="5D54CDCC" w14:textId="77777777" w:rsidR="00A52AF0" w:rsidRPr="00227BE5" w:rsidRDefault="00A52AF0" w:rsidP="00EF552E">
      <w:pPr>
        <w:pStyle w:val="ZA"/>
        <w:framePr w:wrap="notBeside"/>
        <w:jc w:val="both"/>
        <w:rPr>
          <w:noProof w:val="0"/>
          <w:lang w:val="en-US"/>
        </w:rPr>
      </w:pPr>
    </w:p>
    <w:p w14:paraId="1967FBBB" w14:textId="77777777" w:rsidR="008B4833" w:rsidRPr="00227BE5" w:rsidRDefault="00A52AF0" w:rsidP="00EF552E">
      <w:pPr>
        <w:pStyle w:val="ZA"/>
        <w:framePr w:wrap="notBeside"/>
        <w:jc w:val="both"/>
        <w:rPr>
          <w:noProof w:val="0"/>
          <w:lang w:val="en-US"/>
        </w:rPr>
      </w:pPr>
      <w:r w:rsidRPr="00227BE5">
        <w:rPr>
          <w:noProof w:val="0"/>
          <w:lang w:val="en-US"/>
        </w:rPr>
        <w:t>\\</w:t>
      </w:r>
    </w:p>
    <w:p w14:paraId="4530E8A2" w14:textId="77777777" w:rsidR="008B4833" w:rsidRPr="00227BE5" w:rsidRDefault="008B4833" w:rsidP="008B4833">
      <w:pPr>
        <w:pStyle w:val="ZB"/>
        <w:framePr w:wrap="notBeside"/>
        <w:rPr>
          <w:noProof w:val="0"/>
          <w:lang w:val="en-US"/>
        </w:rPr>
      </w:pPr>
      <w:r w:rsidRPr="00227BE5">
        <w:rPr>
          <w:noProof w:val="0"/>
          <w:lang w:val="en-US"/>
        </w:rPr>
        <w:t>Technical Specification</w:t>
      </w:r>
      <w:r w:rsidR="0036183C" w:rsidRPr="00227BE5">
        <w:rPr>
          <w:noProof w:val="0"/>
          <w:lang w:val="en-US"/>
        </w:rPr>
        <w:t xml:space="preserve"> </w:t>
      </w:r>
    </w:p>
    <w:p w14:paraId="0059756F" w14:textId="77777777" w:rsidR="008B4833" w:rsidRPr="00227BE5" w:rsidRDefault="008B4833" w:rsidP="008B4833">
      <w:pPr>
        <w:pStyle w:val="ZT"/>
        <w:framePr w:wrap="notBeside"/>
        <w:rPr>
          <w:lang w:val="en-US"/>
        </w:rPr>
      </w:pPr>
    </w:p>
    <w:p w14:paraId="02FAC9FE" w14:textId="77777777" w:rsidR="00FD23DF" w:rsidRPr="00227BE5" w:rsidRDefault="00FD23DF" w:rsidP="008B4833">
      <w:pPr>
        <w:pStyle w:val="ZT"/>
        <w:framePr w:wrap="notBeside"/>
        <w:wordWrap w:val="0"/>
        <w:rPr>
          <w:sz w:val="48"/>
          <w:lang w:val="en-US"/>
        </w:rPr>
      </w:pPr>
    </w:p>
    <w:p w14:paraId="6A23BE42" w14:textId="77777777" w:rsidR="00210248" w:rsidRPr="00AA6C40" w:rsidRDefault="00416A9C" w:rsidP="0043120C">
      <w:pPr>
        <w:pStyle w:val="ZT"/>
        <w:framePr w:wrap="notBeside"/>
        <w:wordWrap w:val="0"/>
        <w:rPr>
          <w:sz w:val="48"/>
          <w:lang w:val="en-US"/>
        </w:rPr>
      </w:pPr>
      <w:r w:rsidRPr="00AA6C40">
        <w:rPr>
          <w:color w:val="FF0000"/>
          <w:sz w:val="48"/>
          <w:highlight w:val="cyan"/>
          <w:lang w:val="en-US"/>
        </w:rPr>
        <w:fldChar w:fldCharType="begin"/>
      </w:r>
      <w:r w:rsidRPr="00AA6C40">
        <w:rPr>
          <w:color w:val="FF0000"/>
          <w:sz w:val="48"/>
          <w:highlight w:val="cyan"/>
          <w:lang w:val="en-US"/>
        </w:rPr>
        <w:instrText xml:space="preserve"> DOCPROPERTY  TITLE  \* MERGEFORMAT </w:instrText>
      </w:r>
      <w:r w:rsidRPr="00AA6C40">
        <w:rPr>
          <w:color w:val="FF0000"/>
          <w:sz w:val="48"/>
          <w:highlight w:val="cyan"/>
          <w:lang w:val="en-US"/>
        </w:rPr>
        <w:fldChar w:fldCharType="separate"/>
      </w:r>
      <w:r w:rsidR="0043120C" w:rsidRPr="00AA6C40">
        <w:rPr>
          <w:sz w:val="48"/>
          <w:lang w:val="en-US"/>
        </w:rPr>
        <w:t xml:space="preserve">O-RAN Working Group 3 </w:t>
      </w:r>
      <w:r w:rsidR="0043120C" w:rsidRPr="00AA6C40">
        <w:rPr>
          <w:sz w:val="48"/>
          <w:lang w:val="en-US"/>
        </w:rPr>
        <w:br/>
        <w:t>Near-Real-time RAN Intelligent Controller</w:t>
      </w:r>
    </w:p>
    <w:p w14:paraId="7846DFE6" w14:textId="77777777" w:rsidR="0043120C" w:rsidRPr="00AA6C40" w:rsidRDefault="00210248" w:rsidP="0043120C">
      <w:pPr>
        <w:pStyle w:val="ZT"/>
        <w:framePr w:wrap="notBeside"/>
        <w:wordWrap w:val="0"/>
        <w:rPr>
          <w:sz w:val="48"/>
          <w:lang w:val="en-US"/>
        </w:rPr>
      </w:pPr>
      <w:r w:rsidRPr="00AA6C40">
        <w:rPr>
          <w:sz w:val="48"/>
          <w:lang w:val="en-US"/>
        </w:rPr>
        <w:t>Architecture &amp;</w:t>
      </w:r>
      <w:r w:rsidR="0043120C" w:rsidRPr="00AA6C40">
        <w:rPr>
          <w:sz w:val="48"/>
          <w:lang w:val="en-US"/>
        </w:rPr>
        <w:t xml:space="preserve"> </w:t>
      </w:r>
      <w:r w:rsidR="0043120C" w:rsidRPr="00AA6C40">
        <w:rPr>
          <w:sz w:val="48"/>
          <w:lang w:val="en-US"/>
        </w:rPr>
        <w:br/>
      </w:r>
      <w:r w:rsidR="0043120C" w:rsidRPr="00AA6C40">
        <w:rPr>
          <w:bCs/>
          <w:sz w:val="48"/>
          <w:szCs w:val="34"/>
          <w:lang w:val="en-US"/>
        </w:rPr>
        <w:t xml:space="preserve">E2 </w:t>
      </w:r>
      <w:r w:rsidR="00022BA9" w:rsidRPr="00AA6C40">
        <w:rPr>
          <w:bCs/>
          <w:sz w:val="48"/>
          <w:szCs w:val="34"/>
          <w:lang w:val="en-US"/>
        </w:rPr>
        <w:t>General Aspects and Principles</w:t>
      </w:r>
      <w:r w:rsidR="0043120C" w:rsidRPr="00AA6C40">
        <w:rPr>
          <w:color w:val="FF0000"/>
          <w:sz w:val="48"/>
          <w:lang w:val="en-US"/>
        </w:rPr>
        <w:t xml:space="preserve"> </w:t>
      </w:r>
    </w:p>
    <w:p w14:paraId="52087716" w14:textId="77777777" w:rsidR="008B4833" w:rsidRPr="00AA6C40" w:rsidRDefault="00416A9C" w:rsidP="008B4833">
      <w:pPr>
        <w:pStyle w:val="ZT"/>
        <w:framePr w:wrap="notBeside"/>
        <w:wordWrap w:val="0"/>
        <w:rPr>
          <w:color w:val="FF0000"/>
          <w:lang w:val="en-US"/>
        </w:rPr>
      </w:pPr>
      <w:r w:rsidRPr="00AA6C40">
        <w:rPr>
          <w:color w:val="FF0000"/>
          <w:sz w:val="48"/>
          <w:highlight w:val="cyan"/>
          <w:lang w:val="en-US"/>
        </w:rPr>
        <w:fldChar w:fldCharType="end"/>
      </w:r>
    </w:p>
    <w:p w14:paraId="29CD5CA3" w14:textId="77777777" w:rsidR="008B4833" w:rsidRPr="00AA6C40" w:rsidRDefault="008B4833" w:rsidP="008B4833">
      <w:pPr>
        <w:pStyle w:val="ZT"/>
        <w:framePr w:wrap="notBeside"/>
        <w:rPr>
          <w:i/>
          <w:sz w:val="28"/>
          <w:lang w:val="en-US"/>
        </w:rPr>
      </w:pPr>
    </w:p>
    <w:p w14:paraId="4667A44B" w14:textId="77777777" w:rsidR="008B4833" w:rsidRPr="00AA6C40" w:rsidRDefault="008B4833" w:rsidP="008B4833">
      <w:pPr>
        <w:pStyle w:val="ZU"/>
        <w:framePr w:wrap="notBeside"/>
        <w:tabs>
          <w:tab w:val="right" w:pos="10206"/>
        </w:tabs>
        <w:jc w:val="left"/>
        <w:rPr>
          <w:noProof w:val="0"/>
          <w:lang w:val="en-US"/>
        </w:rPr>
      </w:pPr>
      <w:r w:rsidRPr="00AA6C40">
        <w:rPr>
          <w:noProof w:val="0"/>
          <w:color w:val="0000FF"/>
          <w:lang w:val="en-US"/>
        </w:rPr>
        <w:tab/>
      </w:r>
    </w:p>
    <w:p w14:paraId="1116AB3D" w14:textId="441EC95B" w:rsidR="008B4833" w:rsidRPr="00AA6C40" w:rsidRDefault="00FB33C4" w:rsidP="008B4833">
      <w:pPr>
        <w:framePr w:h="1636" w:hRule="exact" w:wrap="notBeside" w:vAnchor="page" w:hAnchor="margin" w:y="15121"/>
        <w:spacing w:after="0"/>
        <w:jc w:val="both"/>
        <w:rPr>
          <w:sz w:val="16"/>
        </w:rPr>
      </w:pPr>
      <w:r w:rsidRPr="00AA6C40">
        <w:rPr>
          <w:sz w:val="16"/>
        </w:rPr>
        <w:t xml:space="preserve">Prepared by the O-RAN Alliance </w:t>
      </w:r>
      <w:proofErr w:type="spellStart"/>
      <w:r w:rsidRPr="00AA6C40">
        <w:rPr>
          <w:sz w:val="16"/>
        </w:rPr>
        <w:t>e.V</w:t>
      </w:r>
      <w:proofErr w:type="spellEnd"/>
      <w:r w:rsidRPr="00AA6C40">
        <w:rPr>
          <w:sz w:val="16"/>
        </w:rPr>
        <w:t xml:space="preserve">. Copyright © 2020 by the O-RAN Alliance </w:t>
      </w:r>
      <w:proofErr w:type="spellStart"/>
      <w:r w:rsidRPr="00AA6C40">
        <w:rPr>
          <w:sz w:val="16"/>
        </w:rPr>
        <w:t>e.V</w:t>
      </w:r>
      <w:proofErr w:type="spellEnd"/>
      <w:r w:rsidRPr="00AA6C40">
        <w:rPr>
          <w:sz w:val="16"/>
        </w:rPr>
        <w:t>.</w:t>
      </w:r>
    </w:p>
    <w:p w14:paraId="2DB3FC68" w14:textId="0DA93F42" w:rsidR="008B4833" w:rsidRPr="00AA6C40" w:rsidRDefault="00632240" w:rsidP="008B4833">
      <w:pPr>
        <w:framePr w:h="1636" w:hRule="exact" w:wrap="notBeside" w:vAnchor="page" w:hAnchor="margin" w:y="15121"/>
        <w:spacing w:after="0"/>
        <w:jc w:val="both"/>
        <w:rPr>
          <w:sz w:val="16"/>
        </w:rPr>
      </w:pPr>
      <w:r w:rsidRPr="00AA6C40">
        <w:rPr>
          <w:sz w:val="16"/>
        </w:rPr>
        <w:t>By using, accessing or downloading any part of this O-RAN specification document, including by copying, saving, distributing, displaying or preparing derivatives of, you agree to be and are bound to the terms of the O-RAN Adopter License Agreement contained in the Annex ZZZ of this specification. All other rights reserved.</w:t>
      </w:r>
    </w:p>
    <w:bookmarkEnd w:id="0"/>
    <w:p w14:paraId="6CE6F2ED" w14:textId="4F62E54B" w:rsidR="007326D8" w:rsidRPr="00AA6C40" w:rsidRDefault="00115AC6" w:rsidP="00F00F8D">
      <w:pPr>
        <w:pStyle w:val="a4"/>
        <w:framePr w:w="10206" w:wrap="notBeside" w:vAnchor="page" w:hAnchor="margin" w:y="16161"/>
        <w:pBdr>
          <w:top w:val="single" w:sz="12" w:space="1" w:color="auto"/>
        </w:pBdr>
        <w:tabs>
          <w:tab w:val="right" w:pos="10206"/>
        </w:tabs>
        <w:jc w:val="both"/>
        <w:rPr>
          <w:b w:val="0"/>
          <w:i w:val="0"/>
          <w:noProof w:val="0"/>
          <w:lang w:val="en-US"/>
        </w:rPr>
      </w:pPr>
      <w:r w:rsidRPr="00AA6C40">
        <w:rPr>
          <w:rFonts w:cs="Arial"/>
          <w:b w:val="0"/>
          <w:i w:val="0"/>
          <w:noProof w:val="0"/>
          <w:sz w:val="16"/>
          <w:szCs w:val="16"/>
          <w:lang w:val="en-US"/>
        </w:rPr>
        <w:t xml:space="preserve">Copyright © 2020 by the O-RAN Alliance </w:t>
      </w:r>
      <w:proofErr w:type="spellStart"/>
      <w:r w:rsidRPr="00AA6C40">
        <w:rPr>
          <w:rFonts w:cs="Arial"/>
          <w:b w:val="0"/>
          <w:i w:val="0"/>
          <w:noProof w:val="0"/>
          <w:sz w:val="16"/>
          <w:szCs w:val="16"/>
          <w:lang w:val="en-US"/>
        </w:rPr>
        <w:t>e.V</w:t>
      </w:r>
      <w:proofErr w:type="spellEnd"/>
      <w:r w:rsidRPr="00AA6C40">
        <w:rPr>
          <w:rFonts w:cs="Arial"/>
          <w:b w:val="0"/>
          <w:i w:val="0"/>
          <w:noProof w:val="0"/>
          <w:sz w:val="16"/>
          <w:szCs w:val="16"/>
          <w:lang w:val="en-US"/>
        </w:rPr>
        <w:t>. Your use is subject to the terms of the O-RAN Adopter License Agreement in the Annex ZZZ.</w:t>
      </w:r>
      <w:r w:rsidR="007326D8" w:rsidRPr="00AA6C40">
        <w:rPr>
          <w:b w:val="0"/>
          <w:i w:val="0"/>
          <w:noProof w:val="0"/>
          <w:lang w:val="en-US"/>
        </w:rPr>
        <w:tab/>
      </w:r>
      <w:r w:rsidR="007326D8" w:rsidRPr="00AA6C40">
        <w:rPr>
          <w:b w:val="0"/>
          <w:i w:val="0"/>
          <w:noProof w:val="0"/>
          <w:lang w:val="en-US"/>
        </w:rPr>
        <w:fldChar w:fldCharType="begin"/>
      </w:r>
      <w:r w:rsidR="007326D8" w:rsidRPr="00AA6C40">
        <w:rPr>
          <w:b w:val="0"/>
          <w:i w:val="0"/>
          <w:noProof w:val="0"/>
          <w:lang w:val="en-US"/>
        </w:rPr>
        <w:instrText xml:space="preserve"> PAGE   \* MERGEFORMAT </w:instrText>
      </w:r>
      <w:r w:rsidR="007326D8" w:rsidRPr="00AA6C40">
        <w:rPr>
          <w:b w:val="0"/>
          <w:i w:val="0"/>
          <w:noProof w:val="0"/>
          <w:lang w:val="en-US"/>
        </w:rPr>
        <w:fldChar w:fldCharType="separate"/>
      </w:r>
      <w:r w:rsidR="00EB0871" w:rsidRPr="00AA6C40">
        <w:rPr>
          <w:b w:val="0"/>
          <w:i w:val="0"/>
          <w:noProof w:val="0"/>
          <w:lang w:val="en-US"/>
        </w:rPr>
        <w:t>1</w:t>
      </w:r>
      <w:r w:rsidR="007326D8" w:rsidRPr="00AA6C40">
        <w:rPr>
          <w:b w:val="0"/>
          <w:i w:val="0"/>
          <w:noProof w:val="0"/>
          <w:lang w:val="en-US"/>
        </w:rPr>
        <w:fldChar w:fldCharType="end"/>
      </w:r>
    </w:p>
    <w:p w14:paraId="7302636F" w14:textId="77777777" w:rsidR="000C71FF" w:rsidRPr="00AA6C40" w:rsidRDefault="000C71FF" w:rsidP="000C71FF">
      <w:pPr>
        <w:pStyle w:val="ZT"/>
        <w:framePr w:wrap="notBeside" w:vAnchor="page" w:y="7771"/>
        <w:rPr>
          <w:lang w:val="en-US"/>
        </w:rPr>
      </w:pPr>
    </w:p>
    <w:p w14:paraId="3DAD848C" w14:textId="77777777" w:rsidR="000C71FF" w:rsidRPr="00AA6C40" w:rsidRDefault="000C71FF" w:rsidP="000C71FF">
      <w:pPr>
        <w:pStyle w:val="ZT"/>
        <w:framePr w:wrap="notBeside" w:vAnchor="page" w:y="7771"/>
        <w:wordWrap w:val="0"/>
        <w:rPr>
          <w:b w:val="0"/>
          <w:color w:val="FF0000"/>
          <w:sz w:val="24"/>
          <w:szCs w:val="24"/>
          <w:lang w:val="en-US"/>
        </w:rPr>
      </w:pPr>
    </w:p>
    <w:p w14:paraId="44C2C600" w14:textId="77777777" w:rsidR="000C71FF" w:rsidRPr="00AA6C40" w:rsidRDefault="000C71FF" w:rsidP="000C71FF">
      <w:pPr>
        <w:pStyle w:val="ZT"/>
        <w:framePr w:wrap="notBeside" w:vAnchor="page" w:y="7771"/>
        <w:rPr>
          <w:lang w:val="en-US"/>
        </w:rPr>
      </w:pPr>
    </w:p>
    <w:p w14:paraId="7F32D15A" w14:textId="77777777" w:rsidR="000C71FF" w:rsidRPr="00AA6C40" w:rsidRDefault="000C71FF" w:rsidP="000C71FF">
      <w:pPr>
        <w:pStyle w:val="ZT"/>
        <w:framePr w:wrap="notBeside" w:vAnchor="page" w:y="7771"/>
        <w:rPr>
          <w:i/>
          <w:sz w:val="28"/>
          <w:lang w:val="en-US"/>
        </w:rPr>
      </w:pPr>
    </w:p>
    <w:p w14:paraId="5B96645A" w14:textId="0470D65D" w:rsidR="008B4833" w:rsidRPr="00AA6C40" w:rsidRDefault="008B4833" w:rsidP="000C71FF">
      <w:pPr>
        <w:tabs>
          <w:tab w:val="left" w:pos="9510"/>
        </w:tabs>
        <w:jc w:val="right"/>
        <w:rPr>
          <w:color w:val="FF0000"/>
          <w:sz w:val="24"/>
        </w:rPr>
        <w:sectPr w:rsidR="008B4833" w:rsidRPr="00AA6C40">
          <w:headerReference w:type="even" r:id="rId15"/>
          <w:headerReference w:type="default" r:id="rId16"/>
          <w:footerReference w:type="even" r:id="rId17"/>
          <w:footerReference w:type="default" r:id="rId18"/>
          <w:headerReference w:type="first" r:id="rId19"/>
          <w:footerReference w:type="first" r:id="rId20"/>
          <w:footnotePr>
            <w:numRestart w:val="eachSect"/>
          </w:footnotePr>
          <w:pgSz w:w="11907" w:h="16840"/>
          <w:pgMar w:top="2268" w:right="851" w:bottom="10773" w:left="851" w:header="0" w:footer="0" w:gutter="0"/>
          <w:cols w:space="720"/>
        </w:sectPr>
      </w:pPr>
    </w:p>
    <w:p w14:paraId="6B5EC46B" w14:textId="2A1E11FA" w:rsidR="004F2E4A" w:rsidRPr="00AA6C40" w:rsidRDefault="005131F5" w:rsidP="002B4118">
      <w:pPr>
        <w:pStyle w:val="1"/>
        <w:numPr>
          <w:ilvl w:val="0"/>
          <w:numId w:val="0"/>
        </w:numPr>
        <w:rPr>
          <w:lang w:val="en-US"/>
        </w:rPr>
      </w:pPr>
      <w:bookmarkStart w:id="2" w:name="_Toc45723236"/>
      <w:r w:rsidRPr="00AA6C40">
        <w:rPr>
          <w:lang w:val="en-US"/>
        </w:rPr>
        <w:lastRenderedPageBreak/>
        <w:t>Revision History</w:t>
      </w:r>
      <w:bookmarkEnd w:id="2"/>
      <w:r w:rsidR="000C71FF" w:rsidRPr="00AA6C40">
        <w:rPr>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1423"/>
        <w:gridCol w:w="5948"/>
      </w:tblGrid>
      <w:tr w:rsidR="004F2E4A" w:rsidRPr="00AA6C40" w14:paraId="5CCDEB52" w14:textId="77777777" w:rsidTr="000B4A5A">
        <w:tc>
          <w:tcPr>
            <w:tcW w:w="1185" w:type="dxa"/>
            <w:shd w:val="clear" w:color="auto" w:fill="auto"/>
          </w:tcPr>
          <w:p w14:paraId="2DA237FB" w14:textId="77777777" w:rsidR="004F2E4A" w:rsidRPr="00AA6C40" w:rsidRDefault="004F2E4A" w:rsidP="004F2E4A">
            <w:pPr>
              <w:keepNext/>
              <w:keepLines/>
              <w:spacing w:before="60" w:after="60"/>
              <w:jc w:val="center"/>
              <w:rPr>
                <w:b/>
                <w:szCs w:val="22"/>
              </w:rPr>
            </w:pPr>
            <w:r w:rsidRPr="00AA6C40">
              <w:rPr>
                <w:b/>
                <w:szCs w:val="22"/>
              </w:rPr>
              <w:t>Date</w:t>
            </w:r>
          </w:p>
        </w:tc>
        <w:tc>
          <w:tcPr>
            <w:tcW w:w="1075" w:type="dxa"/>
            <w:shd w:val="clear" w:color="auto" w:fill="auto"/>
          </w:tcPr>
          <w:p w14:paraId="434A5C72" w14:textId="77777777" w:rsidR="004F2E4A" w:rsidRPr="00AA6C40" w:rsidRDefault="004F2E4A" w:rsidP="004F2E4A">
            <w:pPr>
              <w:keepNext/>
              <w:keepLines/>
              <w:spacing w:before="60" w:after="60"/>
              <w:jc w:val="center"/>
              <w:rPr>
                <w:b/>
                <w:szCs w:val="22"/>
              </w:rPr>
            </w:pPr>
            <w:r w:rsidRPr="00AA6C40">
              <w:rPr>
                <w:b/>
                <w:szCs w:val="22"/>
              </w:rPr>
              <w:t>Revision</w:t>
            </w:r>
          </w:p>
        </w:tc>
        <w:tc>
          <w:tcPr>
            <w:tcW w:w="1423" w:type="dxa"/>
            <w:shd w:val="clear" w:color="auto" w:fill="auto"/>
          </w:tcPr>
          <w:p w14:paraId="16C9471A" w14:textId="77777777" w:rsidR="004F2E4A" w:rsidRPr="00AA6C40" w:rsidRDefault="004F2E4A" w:rsidP="004F2E4A">
            <w:pPr>
              <w:keepNext/>
              <w:keepLines/>
              <w:spacing w:before="60" w:after="60"/>
              <w:jc w:val="center"/>
              <w:rPr>
                <w:b/>
                <w:szCs w:val="22"/>
              </w:rPr>
            </w:pPr>
            <w:r w:rsidRPr="00AA6C40">
              <w:rPr>
                <w:b/>
                <w:szCs w:val="22"/>
              </w:rPr>
              <w:t>Author</w:t>
            </w:r>
          </w:p>
        </w:tc>
        <w:tc>
          <w:tcPr>
            <w:tcW w:w="5948" w:type="dxa"/>
            <w:shd w:val="clear" w:color="auto" w:fill="auto"/>
          </w:tcPr>
          <w:p w14:paraId="42B96113" w14:textId="77777777" w:rsidR="004F2E4A" w:rsidRPr="00AA6C40" w:rsidRDefault="004F2E4A" w:rsidP="004F2E4A">
            <w:pPr>
              <w:keepNext/>
              <w:keepLines/>
              <w:spacing w:before="60" w:after="60"/>
              <w:jc w:val="center"/>
              <w:rPr>
                <w:b/>
                <w:szCs w:val="22"/>
              </w:rPr>
            </w:pPr>
            <w:r w:rsidRPr="00AA6C40">
              <w:rPr>
                <w:b/>
                <w:szCs w:val="22"/>
              </w:rPr>
              <w:t>Description</w:t>
            </w:r>
          </w:p>
        </w:tc>
      </w:tr>
      <w:tr w:rsidR="006C4934" w:rsidRPr="00AA6C40" w14:paraId="21C083B3" w14:textId="77777777" w:rsidTr="000B4A5A">
        <w:tc>
          <w:tcPr>
            <w:tcW w:w="1185" w:type="dxa"/>
            <w:shd w:val="clear" w:color="auto" w:fill="auto"/>
          </w:tcPr>
          <w:p w14:paraId="2FB9F2AA" w14:textId="25934121" w:rsidR="006C4934" w:rsidRPr="00AA6C40" w:rsidRDefault="006C4934" w:rsidP="006C4934">
            <w:pPr>
              <w:keepNext/>
              <w:keepLines/>
              <w:spacing w:before="60" w:after="60"/>
            </w:pPr>
            <w:r w:rsidRPr="00AA6C40">
              <w:t>2020.0</w:t>
            </w:r>
            <w:r>
              <w:t>2</w:t>
            </w:r>
            <w:r w:rsidRPr="00AA6C40">
              <w:t>.</w:t>
            </w:r>
            <w:r>
              <w:t>06</w:t>
            </w:r>
          </w:p>
        </w:tc>
        <w:tc>
          <w:tcPr>
            <w:tcW w:w="1075" w:type="dxa"/>
            <w:shd w:val="clear" w:color="auto" w:fill="auto"/>
          </w:tcPr>
          <w:p w14:paraId="0B9F3057" w14:textId="3ADF7B65" w:rsidR="006C4934" w:rsidRPr="00AA6C40" w:rsidRDefault="006C4934" w:rsidP="006C4934">
            <w:pPr>
              <w:keepNext/>
              <w:keepLines/>
              <w:spacing w:before="60" w:after="60"/>
              <w:jc w:val="center"/>
            </w:pPr>
            <w:r w:rsidRPr="00AA6C40">
              <w:t>01.00.00</w:t>
            </w:r>
          </w:p>
        </w:tc>
        <w:tc>
          <w:tcPr>
            <w:tcW w:w="1423" w:type="dxa"/>
            <w:shd w:val="clear" w:color="auto" w:fill="auto"/>
          </w:tcPr>
          <w:p w14:paraId="750E1F24" w14:textId="2A8D9953" w:rsidR="006C4934" w:rsidRPr="00AA6C40" w:rsidRDefault="006C4934" w:rsidP="006C4934">
            <w:pPr>
              <w:keepNext/>
              <w:keepLines/>
              <w:spacing w:before="60" w:after="60"/>
              <w:rPr>
                <w:szCs w:val="22"/>
              </w:rPr>
            </w:pPr>
            <w:r w:rsidRPr="00AA6C40">
              <w:rPr>
                <w:szCs w:val="22"/>
              </w:rPr>
              <w:t>C. Coletti</w:t>
            </w:r>
            <w:r>
              <w:rPr>
                <w:szCs w:val="22"/>
              </w:rPr>
              <w:t xml:space="preserve"> (DT)</w:t>
            </w:r>
          </w:p>
        </w:tc>
        <w:tc>
          <w:tcPr>
            <w:tcW w:w="5948" w:type="dxa"/>
            <w:shd w:val="clear" w:color="auto" w:fill="auto"/>
          </w:tcPr>
          <w:p w14:paraId="39CDA85B" w14:textId="31A525D3" w:rsidR="006C4934" w:rsidRPr="00AA6C40" w:rsidRDefault="006C4934" w:rsidP="006C4934">
            <w:pPr>
              <w:keepNext/>
              <w:keepLines/>
              <w:spacing w:before="60" w:after="60"/>
            </w:pPr>
            <w:r>
              <w:t>Updated Text based on outcome of SCTP Port ID application process</w:t>
            </w:r>
          </w:p>
        </w:tc>
      </w:tr>
      <w:tr w:rsidR="00F97931" w:rsidRPr="00AA6C40" w14:paraId="047D2DE9" w14:textId="77777777" w:rsidTr="000B4A5A">
        <w:tc>
          <w:tcPr>
            <w:tcW w:w="1185" w:type="dxa"/>
            <w:shd w:val="clear" w:color="auto" w:fill="auto"/>
          </w:tcPr>
          <w:p w14:paraId="4B1FAC95" w14:textId="6B697AB5" w:rsidR="00F97931" w:rsidRPr="00AA6C40" w:rsidRDefault="00F97931" w:rsidP="001E14E2">
            <w:pPr>
              <w:keepNext/>
              <w:keepLines/>
              <w:spacing w:before="60" w:after="60"/>
            </w:pPr>
            <w:r w:rsidRPr="00AA6C40">
              <w:t>2020.0</w:t>
            </w:r>
            <w:r>
              <w:t>3</w:t>
            </w:r>
            <w:r w:rsidRPr="00AA6C40">
              <w:t>.</w:t>
            </w:r>
            <w:r>
              <w:t>11</w:t>
            </w:r>
          </w:p>
        </w:tc>
        <w:tc>
          <w:tcPr>
            <w:tcW w:w="1075" w:type="dxa"/>
            <w:shd w:val="clear" w:color="auto" w:fill="auto"/>
          </w:tcPr>
          <w:p w14:paraId="192CBBE1" w14:textId="7B6503A9" w:rsidR="00F97931" w:rsidRPr="00AA6C40" w:rsidRDefault="00F97931" w:rsidP="001E14E2">
            <w:pPr>
              <w:keepNext/>
              <w:keepLines/>
              <w:spacing w:before="60" w:after="60"/>
              <w:jc w:val="center"/>
            </w:pPr>
            <w:r w:rsidRPr="00AA6C40">
              <w:t>01.00.0</w:t>
            </w:r>
            <w:r>
              <w:t>1</w:t>
            </w:r>
          </w:p>
        </w:tc>
        <w:tc>
          <w:tcPr>
            <w:tcW w:w="1423" w:type="dxa"/>
            <w:shd w:val="clear" w:color="auto" w:fill="auto"/>
          </w:tcPr>
          <w:p w14:paraId="643061DB" w14:textId="6F2A0DB1" w:rsidR="00F97931" w:rsidRPr="00AA6C40" w:rsidRDefault="00F97931" w:rsidP="00F97931">
            <w:pPr>
              <w:keepNext/>
              <w:keepLines/>
              <w:spacing w:before="60" w:after="60"/>
              <w:rPr>
                <w:szCs w:val="22"/>
              </w:rPr>
            </w:pPr>
            <w:r w:rsidRPr="00AA6C40">
              <w:rPr>
                <w:szCs w:val="22"/>
              </w:rPr>
              <w:t>C. Coletti</w:t>
            </w:r>
            <w:r>
              <w:rPr>
                <w:szCs w:val="22"/>
              </w:rPr>
              <w:t xml:space="preserve"> (DT)</w:t>
            </w:r>
          </w:p>
        </w:tc>
        <w:tc>
          <w:tcPr>
            <w:tcW w:w="5948" w:type="dxa"/>
            <w:shd w:val="clear" w:color="auto" w:fill="auto"/>
          </w:tcPr>
          <w:p w14:paraId="2F26F476" w14:textId="466CC71E" w:rsidR="00F97931" w:rsidRDefault="00F97931" w:rsidP="00F97931">
            <w:pPr>
              <w:keepNext/>
              <w:keepLines/>
              <w:spacing w:before="60" w:after="60"/>
            </w:pPr>
            <w:r>
              <w:t>Implementing CRs (for maintenance) agreed in Virtual F2F February 2020.</w:t>
            </w:r>
          </w:p>
        </w:tc>
      </w:tr>
      <w:tr w:rsidR="0042565A" w:rsidRPr="00AA6C40" w14:paraId="7515A3CE" w14:textId="77777777" w:rsidTr="000B4A5A">
        <w:tc>
          <w:tcPr>
            <w:tcW w:w="1185" w:type="dxa"/>
            <w:shd w:val="clear" w:color="auto" w:fill="auto"/>
          </w:tcPr>
          <w:p w14:paraId="24BB8D7B" w14:textId="0D1CBF87" w:rsidR="0042565A" w:rsidRPr="00AA6C40" w:rsidRDefault="0042565A" w:rsidP="0042565A">
            <w:pPr>
              <w:keepNext/>
              <w:keepLines/>
              <w:spacing w:before="60" w:after="60"/>
            </w:pPr>
            <w:r w:rsidRPr="00AA6C40">
              <w:t>2020.0</w:t>
            </w:r>
            <w:r>
              <w:t>3</w:t>
            </w:r>
            <w:r w:rsidRPr="00AA6C40">
              <w:t>.</w:t>
            </w:r>
            <w:r>
              <w:t>11</w:t>
            </w:r>
          </w:p>
        </w:tc>
        <w:tc>
          <w:tcPr>
            <w:tcW w:w="1075" w:type="dxa"/>
            <w:shd w:val="clear" w:color="auto" w:fill="auto"/>
          </w:tcPr>
          <w:p w14:paraId="4A2F7BD4" w14:textId="7FE23130" w:rsidR="0042565A" w:rsidRPr="00AA6C40" w:rsidRDefault="0042565A" w:rsidP="0042565A">
            <w:pPr>
              <w:keepNext/>
              <w:keepLines/>
              <w:spacing w:before="60" w:after="60"/>
              <w:jc w:val="center"/>
            </w:pPr>
            <w:r w:rsidRPr="00AA6C40">
              <w:t>01.00.0</w:t>
            </w:r>
            <w:r>
              <w:t>2</w:t>
            </w:r>
          </w:p>
        </w:tc>
        <w:tc>
          <w:tcPr>
            <w:tcW w:w="1423" w:type="dxa"/>
            <w:shd w:val="clear" w:color="auto" w:fill="auto"/>
          </w:tcPr>
          <w:p w14:paraId="1AAE4D2F" w14:textId="624D46F7" w:rsidR="0042565A" w:rsidRPr="00AA6C40" w:rsidRDefault="0042565A" w:rsidP="0042565A">
            <w:pPr>
              <w:keepNext/>
              <w:keepLines/>
              <w:spacing w:before="60" w:after="60"/>
              <w:rPr>
                <w:szCs w:val="22"/>
              </w:rPr>
            </w:pPr>
            <w:r w:rsidRPr="00AA6C40">
              <w:rPr>
                <w:szCs w:val="22"/>
              </w:rPr>
              <w:t>C. Coletti</w:t>
            </w:r>
            <w:r>
              <w:rPr>
                <w:szCs w:val="22"/>
              </w:rPr>
              <w:t xml:space="preserve"> (DT)</w:t>
            </w:r>
          </w:p>
        </w:tc>
        <w:tc>
          <w:tcPr>
            <w:tcW w:w="5948" w:type="dxa"/>
            <w:shd w:val="clear" w:color="auto" w:fill="auto"/>
          </w:tcPr>
          <w:p w14:paraId="2BD3BD65" w14:textId="0D4B8E35" w:rsidR="00257CC8" w:rsidRDefault="0042565A" w:rsidP="0042565A">
            <w:pPr>
              <w:keepNext/>
              <w:keepLines/>
              <w:spacing w:before="60" w:after="60"/>
            </w:pPr>
            <w:r>
              <w:t xml:space="preserve">Small editorial on Section 4. </w:t>
            </w:r>
          </w:p>
        </w:tc>
      </w:tr>
      <w:tr w:rsidR="00257CC8" w:rsidRPr="00AA6C40" w14:paraId="22CF9E3C" w14:textId="77777777" w:rsidTr="000B4A5A">
        <w:tc>
          <w:tcPr>
            <w:tcW w:w="1185" w:type="dxa"/>
            <w:shd w:val="clear" w:color="auto" w:fill="auto"/>
          </w:tcPr>
          <w:p w14:paraId="5D066E50" w14:textId="14E7AF51" w:rsidR="00257CC8" w:rsidRPr="00AA6C40" w:rsidRDefault="00257CC8" w:rsidP="0042565A">
            <w:pPr>
              <w:keepNext/>
              <w:keepLines/>
              <w:spacing w:before="60" w:after="60"/>
            </w:pPr>
            <w:r>
              <w:t>2020.07.08</w:t>
            </w:r>
          </w:p>
        </w:tc>
        <w:tc>
          <w:tcPr>
            <w:tcW w:w="1075" w:type="dxa"/>
            <w:shd w:val="clear" w:color="auto" w:fill="auto"/>
          </w:tcPr>
          <w:p w14:paraId="5AC2CABA" w14:textId="164C50A1" w:rsidR="00257CC8" w:rsidRPr="00AA6C40" w:rsidRDefault="00257CC8" w:rsidP="0042565A">
            <w:pPr>
              <w:keepNext/>
              <w:keepLines/>
              <w:spacing w:before="60" w:after="60"/>
              <w:jc w:val="center"/>
            </w:pPr>
            <w:r>
              <w:t>01.00.03</w:t>
            </w:r>
          </w:p>
        </w:tc>
        <w:tc>
          <w:tcPr>
            <w:tcW w:w="1423" w:type="dxa"/>
            <w:shd w:val="clear" w:color="auto" w:fill="auto"/>
          </w:tcPr>
          <w:p w14:paraId="7DE82F56" w14:textId="788E3A2B" w:rsidR="00257CC8" w:rsidRPr="00AA6C40" w:rsidRDefault="00257CC8" w:rsidP="0042565A">
            <w:pPr>
              <w:keepNext/>
              <w:keepLines/>
              <w:spacing w:before="60" w:after="60"/>
              <w:rPr>
                <w:szCs w:val="22"/>
              </w:rPr>
            </w:pPr>
            <w:r>
              <w:rPr>
                <w:szCs w:val="22"/>
              </w:rPr>
              <w:t>A. Urie (Nokia)</w:t>
            </w:r>
          </w:p>
        </w:tc>
        <w:tc>
          <w:tcPr>
            <w:tcW w:w="5948" w:type="dxa"/>
            <w:shd w:val="clear" w:color="auto" w:fill="auto"/>
          </w:tcPr>
          <w:p w14:paraId="3E902313" w14:textId="77777777" w:rsidR="00257CC8" w:rsidRDefault="00257CC8" w:rsidP="0042565A">
            <w:pPr>
              <w:keepNext/>
              <w:keepLines/>
              <w:spacing w:before="60" w:after="60"/>
            </w:pPr>
            <w:r>
              <w:t>Alignment with published v01.00.00 version (copyright statement)</w:t>
            </w:r>
          </w:p>
          <w:p w14:paraId="4F6CFA6A" w14:textId="2F53B3B7" w:rsidR="00257CC8" w:rsidRDefault="00257CC8" w:rsidP="0042565A">
            <w:pPr>
              <w:keepNext/>
              <w:keepLines/>
              <w:spacing w:before="60" w:after="60"/>
            </w:pPr>
            <w:r>
              <w:t>Inclusion of approved CRs from meeting #60</w:t>
            </w:r>
            <w:r w:rsidR="005973D9">
              <w:t xml:space="preserve"> and co-chair editorial changes</w:t>
            </w:r>
          </w:p>
        </w:tc>
      </w:tr>
      <w:tr w:rsidR="0025632B" w:rsidRPr="00AA6C40" w14:paraId="6785D2F9" w14:textId="77777777" w:rsidTr="000B4A5A">
        <w:tc>
          <w:tcPr>
            <w:tcW w:w="1185" w:type="dxa"/>
            <w:shd w:val="clear" w:color="auto" w:fill="auto"/>
          </w:tcPr>
          <w:p w14:paraId="6E42B296" w14:textId="73E84385" w:rsidR="0025632B" w:rsidRDefault="0025632B" w:rsidP="0042565A">
            <w:pPr>
              <w:keepNext/>
              <w:keepLines/>
              <w:spacing w:before="60" w:after="60"/>
            </w:pPr>
            <w:r>
              <w:t>2020.07.15</w:t>
            </w:r>
          </w:p>
        </w:tc>
        <w:tc>
          <w:tcPr>
            <w:tcW w:w="1075" w:type="dxa"/>
            <w:shd w:val="clear" w:color="auto" w:fill="auto"/>
          </w:tcPr>
          <w:p w14:paraId="0FCA0F45" w14:textId="4546465C" w:rsidR="0025632B" w:rsidRDefault="00A70B3D" w:rsidP="0042565A">
            <w:pPr>
              <w:keepNext/>
              <w:keepLines/>
              <w:spacing w:before="60" w:after="60"/>
              <w:jc w:val="center"/>
            </w:pPr>
            <w:r>
              <w:t>v</w:t>
            </w:r>
            <w:r w:rsidR="0025632B">
              <w:t>01.0</w:t>
            </w:r>
            <w:r>
              <w:t>1</w:t>
            </w:r>
          </w:p>
        </w:tc>
        <w:tc>
          <w:tcPr>
            <w:tcW w:w="1423" w:type="dxa"/>
            <w:shd w:val="clear" w:color="auto" w:fill="auto"/>
          </w:tcPr>
          <w:p w14:paraId="55B87766" w14:textId="5844657C" w:rsidR="0025632B" w:rsidRDefault="0025632B" w:rsidP="0042565A">
            <w:pPr>
              <w:keepNext/>
              <w:keepLines/>
              <w:spacing w:before="60" w:after="60"/>
              <w:rPr>
                <w:szCs w:val="22"/>
              </w:rPr>
            </w:pPr>
            <w:r>
              <w:rPr>
                <w:szCs w:val="22"/>
              </w:rPr>
              <w:t>P. Stephens</w:t>
            </w:r>
            <w:r>
              <w:rPr>
                <w:szCs w:val="22"/>
              </w:rPr>
              <w:br/>
              <w:t>(Nokia)</w:t>
            </w:r>
          </w:p>
        </w:tc>
        <w:tc>
          <w:tcPr>
            <w:tcW w:w="5948" w:type="dxa"/>
            <w:shd w:val="clear" w:color="auto" w:fill="auto"/>
          </w:tcPr>
          <w:p w14:paraId="20C959C6" w14:textId="1B97C194" w:rsidR="0025632B" w:rsidRDefault="0025632B" w:rsidP="0042565A">
            <w:pPr>
              <w:keepNext/>
              <w:keepLines/>
              <w:spacing w:before="60" w:after="60"/>
            </w:pPr>
            <w:r>
              <w:t>Minor typographical corrections provided during voting stage</w:t>
            </w:r>
            <w:r w:rsidR="00A70B3D">
              <w:br/>
              <w:t>Version incremented for publication to v01.01</w:t>
            </w:r>
          </w:p>
        </w:tc>
      </w:tr>
    </w:tbl>
    <w:p w14:paraId="404AA1C7" w14:textId="19DC2BA7" w:rsidR="00B30138" w:rsidRDefault="00B30138" w:rsidP="00B30138"/>
    <w:p w14:paraId="7E7DB516" w14:textId="77777777" w:rsidR="00257CC8" w:rsidRDefault="00257CC8" w:rsidP="00257CC8">
      <w:pPr>
        <w:pStyle w:val="Default"/>
        <w:rPr>
          <w:color w:val="auto"/>
          <w:sz w:val="28"/>
          <w:szCs w:val="28"/>
        </w:rPr>
      </w:pPr>
    </w:p>
    <w:p w14:paraId="3799130A" w14:textId="77777777" w:rsidR="00257CC8" w:rsidRDefault="00257CC8" w:rsidP="00257CC8">
      <w:pPr>
        <w:pStyle w:val="Default"/>
        <w:rPr>
          <w:color w:val="auto"/>
          <w:sz w:val="28"/>
          <w:szCs w:val="28"/>
        </w:rPr>
      </w:pPr>
    </w:p>
    <w:p w14:paraId="067C3ED4" w14:textId="77777777" w:rsidR="00257CC8" w:rsidRDefault="00257CC8" w:rsidP="00257CC8">
      <w:pPr>
        <w:pStyle w:val="Default"/>
        <w:rPr>
          <w:color w:val="auto"/>
          <w:sz w:val="28"/>
          <w:szCs w:val="28"/>
        </w:rPr>
      </w:pPr>
    </w:p>
    <w:p w14:paraId="6782F679" w14:textId="77777777" w:rsidR="00257CC8" w:rsidRDefault="00257CC8" w:rsidP="00257CC8">
      <w:pPr>
        <w:pStyle w:val="Default"/>
        <w:rPr>
          <w:color w:val="auto"/>
          <w:sz w:val="28"/>
          <w:szCs w:val="28"/>
        </w:rPr>
      </w:pPr>
    </w:p>
    <w:p w14:paraId="26366749" w14:textId="77777777" w:rsidR="00257CC8" w:rsidRDefault="00257CC8" w:rsidP="00257CC8">
      <w:pPr>
        <w:pStyle w:val="Default"/>
        <w:rPr>
          <w:color w:val="auto"/>
          <w:sz w:val="28"/>
          <w:szCs w:val="28"/>
        </w:rPr>
      </w:pPr>
    </w:p>
    <w:p w14:paraId="10252181" w14:textId="77777777" w:rsidR="00257CC8" w:rsidRDefault="00257CC8" w:rsidP="00257CC8">
      <w:pPr>
        <w:pStyle w:val="Default"/>
        <w:rPr>
          <w:color w:val="auto"/>
          <w:sz w:val="28"/>
          <w:szCs w:val="28"/>
        </w:rPr>
      </w:pPr>
    </w:p>
    <w:p w14:paraId="7B831E5D" w14:textId="77777777" w:rsidR="00257CC8" w:rsidRDefault="00257CC8" w:rsidP="00257CC8">
      <w:pPr>
        <w:pStyle w:val="Default"/>
        <w:rPr>
          <w:color w:val="auto"/>
          <w:sz w:val="28"/>
          <w:szCs w:val="28"/>
        </w:rPr>
      </w:pPr>
    </w:p>
    <w:p w14:paraId="7030C114" w14:textId="77777777" w:rsidR="00257CC8" w:rsidRDefault="00257CC8" w:rsidP="00257CC8">
      <w:pPr>
        <w:pStyle w:val="Default"/>
        <w:rPr>
          <w:color w:val="auto"/>
          <w:sz w:val="28"/>
          <w:szCs w:val="28"/>
        </w:rPr>
      </w:pPr>
    </w:p>
    <w:p w14:paraId="196C20AB" w14:textId="77777777" w:rsidR="00257CC8" w:rsidRDefault="00257CC8" w:rsidP="00257CC8">
      <w:pPr>
        <w:pStyle w:val="Default"/>
        <w:rPr>
          <w:color w:val="auto"/>
          <w:sz w:val="28"/>
          <w:szCs w:val="28"/>
        </w:rPr>
      </w:pPr>
    </w:p>
    <w:p w14:paraId="642DF219" w14:textId="77777777" w:rsidR="00257CC8" w:rsidRDefault="00257CC8" w:rsidP="00257CC8">
      <w:pPr>
        <w:pStyle w:val="Default"/>
        <w:rPr>
          <w:color w:val="auto"/>
          <w:sz w:val="28"/>
          <w:szCs w:val="28"/>
        </w:rPr>
      </w:pPr>
    </w:p>
    <w:p w14:paraId="51AD88D7" w14:textId="77777777" w:rsidR="00257CC8" w:rsidRDefault="00257CC8" w:rsidP="00257CC8">
      <w:pPr>
        <w:pStyle w:val="Default"/>
        <w:rPr>
          <w:color w:val="auto"/>
          <w:sz w:val="28"/>
          <w:szCs w:val="28"/>
        </w:rPr>
      </w:pPr>
    </w:p>
    <w:p w14:paraId="09677F31" w14:textId="77777777" w:rsidR="00257CC8" w:rsidRDefault="00257CC8" w:rsidP="00257CC8">
      <w:pPr>
        <w:pStyle w:val="Default"/>
        <w:rPr>
          <w:color w:val="auto"/>
          <w:sz w:val="28"/>
          <w:szCs w:val="28"/>
        </w:rPr>
      </w:pPr>
    </w:p>
    <w:p w14:paraId="62874188" w14:textId="77777777" w:rsidR="00257CC8" w:rsidRDefault="00257CC8" w:rsidP="00257CC8">
      <w:pPr>
        <w:pStyle w:val="Default"/>
        <w:rPr>
          <w:color w:val="auto"/>
          <w:sz w:val="28"/>
          <w:szCs w:val="28"/>
        </w:rPr>
      </w:pPr>
    </w:p>
    <w:p w14:paraId="79E9EA3A" w14:textId="77777777" w:rsidR="00257CC8" w:rsidRDefault="00257CC8" w:rsidP="00257CC8">
      <w:pPr>
        <w:pStyle w:val="Default"/>
        <w:rPr>
          <w:color w:val="auto"/>
          <w:sz w:val="28"/>
          <w:szCs w:val="28"/>
        </w:rPr>
      </w:pPr>
    </w:p>
    <w:p w14:paraId="1DCB9B86" w14:textId="77777777" w:rsidR="00257CC8" w:rsidRDefault="00257CC8" w:rsidP="00257CC8">
      <w:pPr>
        <w:pStyle w:val="Default"/>
        <w:rPr>
          <w:color w:val="auto"/>
          <w:sz w:val="28"/>
          <w:szCs w:val="28"/>
        </w:rPr>
      </w:pPr>
    </w:p>
    <w:p w14:paraId="271A1F40" w14:textId="77777777" w:rsidR="00257CC8" w:rsidRDefault="00257CC8" w:rsidP="00257CC8">
      <w:pPr>
        <w:pStyle w:val="Default"/>
        <w:rPr>
          <w:color w:val="auto"/>
          <w:sz w:val="28"/>
          <w:szCs w:val="28"/>
        </w:rPr>
      </w:pPr>
    </w:p>
    <w:p w14:paraId="302D9D3D" w14:textId="77777777" w:rsidR="00257CC8" w:rsidRDefault="00257CC8" w:rsidP="00257CC8">
      <w:pPr>
        <w:pStyle w:val="Default"/>
        <w:rPr>
          <w:color w:val="auto"/>
          <w:sz w:val="28"/>
          <w:szCs w:val="28"/>
        </w:rPr>
      </w:pPr>
    </w:p>
    <w:p w14:paraId="42D65F62" w14:textId="77777777" w:rsidR="00257CC8" w:rsidRDefault="00257CC8" w:rsidP="00257CC8">
      <w:pPr>
        <w:pStyle w:val="Default"/>
        <w:rPr>
          <w:color w:val="auto"/>
          <w:sz w:val="28"/>
          <w:szCs w:val="28"/>
        </w:rPr>
      </w:pPr>
    </w:p>
    <w:p w14:paraId="351606BF" w14:textId="77777777" w:rsidR="00257CC8" w:rsidRDefault="00257CC8" w:rsidP="00257CC8">
      <w:pPr>
        <w:pStyle w:val="Default"/>
        <w:rPr>
          <w:color w:val="auto"/>
          <w:sz w:val="28"/>
          <w:szCs w:val="28"/>
        </w:rPr>
      </w:pPr>
    </w:p>
    <w:p w14:paraId="290DA68E" w14:textId="77777777" w:rsidR="00257CC8" w:rsidRDefault="00257CC8" w:rsidP="00257CC8">
      <w:pPr>
        <w:pStyle w:val="Default"/>
        <w:rPr>
          <w:color w:val="auto"/>
          <w:sz w:val="28"/>
          <w:szCs w:val="28"/>
        </w:rPr>
      </w:pPr>
    </w:p>
    <w:p w14:paraId="6F15A669" w14:textId="34060161" w:rsidR="00B30138" w:rsidRPr="00AA6C40" w:rsidRDefault="00257CC8">
      <w:pPr>
        <w:spacing w:after="0"/>
      </w:pPr>
      <w:r w:rsidRPr="00D13B66">
        <w:t>"© 2020. 3GPP™ TSs and TRs are the property of ARIB, ATIS, CCSA, ETSI, TSDSI, TTA and TTC who jointly own the copyright in them. They are subject to further modifications and are therefore provided to you "as is" for information purposes only. Further use is strictly prohibited."</w:t>
      </w:r>
      <w:r w:rsidR="00B30138" w:rsidRPr="00AA6C40">
        <w:br w:type="page"/>
      </w:r>
    </w:p>
    <w:p w14:paraId="6F2BA7F9" w14:textId="610196E4" w:rsidR="00080512" w:rsidRPr="00AA6C40" w:rsidRDefault="00080512" w:rsidP="00E3739A">
      <w:pPr>
        <w:pStyle w:val="TT"/>
        <w:rPr>
          <w:lang w:val="en-US"/>
        </w:rPr>
      </w:pPr>
      <w:r w:rsidRPr="00AA6C40">
        <w:rPr>
          <w:lang w:val="en-US"/>
        </w:rPr>
        <w:lastRenderedPageBreak/>
        <w:t>Contents</w:t>
      </w:r>
      <w:r w:rsidR="000C71FF" w:rsidRPr="00AA6C40">
        <w:rPr>
          <w:lang w:val="en-US"/>
        </w:rPr>
        <w:t xml:space="preserve">  </w:t>
      </w:r>
    </w:p>
    <w:p w14:paraId="143783CE" w14:textId="73679D07" w:rsidR="0025632B" w:rsidRDefault="0068401A">
      <w:pPr>
        <w:pStyle w:val="TOC1"/>
        <w:rPr>
          <w:rFonts w:asciiTheme="minorHAnsi" w:eastAsiaTheme="minorEastAsia" w:hAnsiTheme="minorHAnsi" w:cstheme="minorBidi"/>
          <w:szCs w:val="22"/>
          <w:lang w:val="en-US"/>
        </w:rPr>
      </w:pPr>
      <w:r w:rsidRPr="00AA6C40">
        <w:rPr>
          <w:noProof w:val="0"/>
          <w:lang w:val="en-US"/>
        </w:rPr>
        <w:fldChar w:fldCharType="begin"/>
      </w:r>
      <w:r w:rsidRPr="00AA6C40">
        <w:rPr>
          <w:noProof w:val="0"/>
          <w:lang w:val="en-US"/>
        </w:rPr>
        <w:instrText xml:space="preserve"> TOC \o "1-3" </w:instrText>
      </w:r>
      <w:r w:rsidRPr="00AA6C40">
        <w:rPr>
          <w:noProof w:val="0"/>
          <w:lang w:val="en-US"/>
        </w:rPr>
        <w:fldChar w:fldCharType="separate"/>
      </w:r>
      <w:r w:rsidR="0025632B" w:rsidRPr="00A32460">
        <w:rPr>
          <w:lang w:val="en-US"/>
        </w:rPr>
        <w:t>Revision History</w:t>
      </w:r>
      <w:r w:rsidR="0025632B">
        <w:tab/>
      </w:r>
      <w:r w:rsidR="0025632B">
        <w:fldChar w:fldCharType="begin"/>
      </w:r>
      <w:r w:rsidR="0025632B">
        <w:instrText xml:space="preserve"> PAGEREF _Toc45723236 \h </w:instrText>
      </w:r>
      <w:r w:rsidR="0025632B">
        <w:fldChar w:fldCharType="separate"/>
      </w:r>
      <w:r w:rsidR="0025632B">
        <w:t>2</w:t>
      </w:r>
      <w:r w:rsidR="0025632B">
        <w:fldChar w:fldCharType="end"/>
      </w:r>
    </w:p>
    <w:p w14:paraId="30C83DD8" w14:textId="2804567E" w:rsidR="0025632B" w:rsidRDefault="0025632B">
      <w:pPr>
        <w:pStyle w:val="TOC1"/>
        <w:rPr>
          <w:rFonts w:asciiTheme="minorHAnsi" w:eastAsiaTheme="minorEastAsia" w:hAnsiTheme="minorHAnsi" w:cstheme="minorBidi"/>
          <w:szCs w:val="22"/>
          <w:lang w:val="en-US"/>
        </w:rPr>
      </w:pPr>
      <w:r w:rsidRPr="00A32460">
        <w:rPr>
          <w:lang w:val="en-US"/>
        </w:rPr>
        <w:t>1</w:t>
      </w:r>
      <w:r>
        <w:rPr>
          <w:rFonts w:asciiTheme="minorHAnsi" w:eastAsiaTheme="minorEastAsia" w:hAnsiTheme="minorHAnsi" w:cstheme="minorBidi"/>
          <w:szCs w:val="22"/>
          <w:lang w:val="en-US"/>
        </w:rPr>
        <w:tab/>
      </w:r>
      <w:r w:rsidRPr="00A32460">
        <w:rPr>
          <w:lang w:val="en-US"/>
        </w:rPr>
        <w:t>Introductory Material</w:t>
      </w:r>
      <w:r>
        <w:tab/>
      </w:r>
      <w:r>
        <w:fldChar w:fldCharType="begin"/>
      </w:r>
      <w:r>
        <w:instrText xml:space="preserve"> PAGEREF _Toc45723237 \h </w:instrText>
      </w:r>
      <w:r>
        <w:fldChar w:fldCharType="separate"/>
      </w:r>
      <w:r>
        <w:t>5</w:t>
      </w:r>
      <w:r>
        <w:fldChar w:fldCharType="end"/>
      </w:r>
    </w:p>
    <w:p w14:paraId="0CF9504D" w14:textId="00A7B804" w:rsidR="0025632B" w:rsidRDefault="0025632B">
      <w:pPr>
        <w:pStyle w:val="TOC2"/>
        <w:rPr>
          <w:rFonts w:asciiTheme="minorHAnsi" w:eastAsiaTheme="minorEastAsia" w:hAnsiTheme="minorHAnsi" w:cstheme="minorBidi"/>
          <w:sz w:val="22"/>
          <w:szCs w:val="22"/>
          <w:lang w:val="en-US"/>
        </w:rPr>
      </w:pPr>
      <w:r w:rsidRPr="00A32460">
        <w:rPr>
          <w:lang w:val="en-US"/>
        </w:rPr>
        <w:t>1.1</w:t>
      </w:r>
      <w:r>
        <w:rPr>
          <w:rFonts w:asciiTheme="minorHAnsi" w:eastAsiaTheme="minorEastAsia" w:hAnsiTheme="minorHAnsi" w:cstheme="minorBidi"/>
          <w:sz w:val="22"/>
          <w:szCs w:val="22"/>
          <w:lang w:val="en-US"/>
        </w:rPr>
        <w:tab/>
      </w:r>
      <w:r w:rsidRPr="00A32460">
        <w:rPr>
          <w:lang w:val="en-US"/>
        </w:rPr>
        <w:t>Scope</w:t>
      </w:r>
      <w:r>
        <w:tab/>
      </w:r>
      <w:r>
        <w:fldChar w:fldCharType="begin"/>
      </w:r>
      <w:r>
        <w:instrText xml:space="preserve"> PAGEREF _Toc45723238 \h </w:instrText>
      </w:r>
      <w:r>
        <w:fldChar w:fldCharType="separate"/>
      </w:r>
      <w:r>
        <w:t>5</w:t>
      </w:r>
      <w:r>
        <w:fldChar w:fldCharType="end"/>
      </w:r>
    </w:p>
    <w:p w14:paraId="538A62BA" w14:textId="23E8876C" w:rsidR="0025632B" w:rsidRDefault="0025632B">
      <w:pPr>
        <w:pStyle w:val="TOC1"/>
        <w:rPr>
          <w:rFonts w:asciiTheme="minorHAnsi" w:eastAsiaTheme="minorEastAsia" w:hAnsiTheme="minorHAnsi" w:cstheme="minorBidi"/>
          <w:szCs w:val="22"/>
          <w:lang w:val="en-US"/>
        </w:rPr>
      </w:pPr>
      <w:r w:rsidRPr="00A32460">
        <w:rPr>
          <w:lang w:val="en-US"/>
        </w:rPr>
        <w:t>2</w:t>
      </w:r>
      <w:r>
        <w:rPr>
          <w:rFonts w:asciiTheme="minorHAnsi" w:eastAsiaTheme="minorEastAsia" w:hAnsiTheme="minorHAnsi" w:cstheme="minorBidi"/>
          <w:szCs w:val="22"/>
          <w:lang w:val="en-US"/>
        </w:rPr>
        <w:tab/>
      </w:r>
      <w:r w:rsidRPr="00A32460">
        <w:rPr>
          <w:lang w:val="en-US"/>
        </w:rPr>
        <w:t>References</w:t>
      </w:r>
      <w:r>
        <w:tab/>
      </w:r>
      <w:r>
        <w:fldChar w:fldCharType="begin"/>
      </w:r>
      <w:r>
        <w:instrText xml:space="preserve"> PAGEREF _Toc45723239 \h </w:instrText>
      </w:r>
      <w:r>
        <w:fldChar w:fldCharType="separate"/>
      </w:r>
      <w:r>
        <w:t>5</w:t>
      </w:r>
      <w:r>
        <w:fldChar w:fldCharType="end"/>
      </w:r>
    </w:p>
    <w:p w14:paraId="7EFA61B8" w14:textId="077DE288" w:rsidR="0025632B" w:rsidRDefault="0025632B">
      <w:pPr>
        <w:pStyle w:val="TOC1"/>
        <w:rPr>
          <w:rFonts w:asciiTheme="minorHAnsi" w:eastAsiaTheme="minorEastAsia" w:hAnsiTheme="minorHAnsi" w:cstheme="minorBidi"/>
          <w:szCs w:val="22"/>
          <w:lang w:val="en-US"/>
        </w:rPr>
      </w:pPr>
      <w:r w:rsidRPr="00A32460">
        <w:rPr>
          <w:lang w:val="en-US"/>
        </w:rPr>
        <w:t>3</w:t>
      </w:r>
      <w:r>
        <w:rPr>
          <w:rFonts w:asciiTheme="minorHAnsi" w:eastAsiaTheme="minorEastAsia" w:hAnsiTheme="minorHAnsi" w:cstheme="minorBidi"/>
          <w:szCs w:val="22"/>
          <w:lang w:val="en-US"/>
        </w:rPr>
        <w:tab/>
      </w:r>
      <w:r w:rsidRPr="00A32460">
        <w:rPr>
          <w:lang w:val="en-US"/>
        </w:rPr>
        <w:t>Definitions and Abbreviations</w:t>
      </w:r>
      <w:r>
        <w:tab/>
      </w:r>
      <w:r>
        <w:fldChar w:fldCharType="begin"/>
      </w:r>
      <w:r>
        <w:instrText xml:space="preserve"> PAGEREF _Toc45723240 \h </w:instrText>
      </w:r>
      <w:r>
        <w:fldChar w:fldCharType="separate"/>
      </w:r>
      <w:r>
        <w:t>6</w:t>
      </w:r>
      <w:r>
        <w:fldChar w:fldCharType="end"/>
      </w:r>
    </w:p>
    <w:p w14:paraId="6683BC1D" w14:textId="3A6DF405" w:rsidR="0025632B" w:rsidRDefault="0025632B">
      <w:pPr>
        <w:pStyle w:val="TOC2"/>
        <w:rPr>
          <w:rFonts w:asciiTheme="minorHAnsi" w:eastAsiaTheme="minorEastAsia" w:hAnsiTheme="minorHAnsi" w:cstheme="minorBidi"/>
          <w:sz w:val="22"/>
          <w:szCs w:val="22"/>
          <w:lang w:val="en-US"/>
        </w:rPr>
      </w:pPr>
      <w:r w:rsidRPr="00A32460">
        <w:rPr>
          <w:lang w:val="en-US"/>
        </w:rPr>
        <w:t>3.1</w:t>
      </w:r>
      <w:r>
        <w:rPr>
          <w:rFonts w:asciiTheme="minorHAnsi" w:eastAsiaTheme="minorEastAsia" w:hAnsiTheme="minorHAnsi" w:cstheme="minorBidi"/>
          <w:sz w:val="22"/>
          <w:szCs w:val="22"/>
          <w:lang w:val="en-US"/>
        </w:rPr>
        <w:tab/>
      </w:r>
      <w:r w:rsidRPr="00A32460">
        <w:rPr>
          <w:lang w:val="en-US"/>
        </w:rPr>
        <w:t>Definitions</w:t>
      </w:r>
      <w:r>
        <w:tab/>
      </w:r>
      <w:r>
        <w:fldChar w:fldCharType="begin"/>
      </w:r>
      <w:r>
        <w:instrText xml:space="preserve"> PAGEREF _Toc45723241 \h </w:instrText>
      </w:r>
      <w:r>
        <w:fldChar w:fldCharType="separate"/>
      </w:r>
      <w:r>
        <w:t>6</w:t>
      </w:r>
      <w:r>
        <w:fldChar w:fldCharType="end"/>
      </w:r>
    </w:p>
    <w:p w14:paraId="66D49081" w14:textId="041B5D3F" w:rsidR="0025632B" w:rsidRDefault="0025632B">
      <w:pPr>
        <w:pStyle w:val="TOC2"/>
        <w:rPr>
          <w:rFonts w:asciiTheme="minorHAnsi" w:eastAsiaTheme="minorEastAsia" w:hAnsiTheme="minorHAnsi" w:cstheme="minorBidi"/>
          <w:sz w:val="22"/>
          <w:szCs w:val="22"/>
          <w:lang w:val="en-US"/>
        </w:rPr>
      </w:pPr>
      <w:r w:rsidRPr="00A32460">
        <w:rPr>
          <w:lang w:val="en-US"/>
        </w:rPr>
        <w:t>3.2</w:t>
      </w:r>
      <w:r>
        <w:rPr>
          <w:rFonts w:asciiTheme="minorHAnsi" w:eastAsiaTheme="minorEastAsia" w:hAnsiTheme="minorHAnsi" w:cstheme="minorBidi"/>
          <w:sz w:val="22"/>
          <w:szCs w:val="22"/>
          <w:lang w:val="en-US"/>
        </w:rPr>
        <w:tab/>
      </w:r>
      <w:r w:rsidRPr="00A32460">
        <w:rPr>
          <w:lang w:val="en-US"/>
        </w:rPr>
        <w:t>Abbreviations</w:t>
      </w:r>
      <w:r>
        <w:tab/>
      </w:r>
      <w:r>
        <w:fldChar w:fldCharType="begin"/>
      </w:r>
      <w:r>
        <w:instrText xml:space="preserve"> PAGEREF _Toc45723242 \h </w:instrText>
      </w:r>
      <w:r>
        <w:fldChar w:fldCharType="separate"/>
      </w:r>
      <w:r>
        <w:t>7</w:t>
      </w:r>
      <w:r>
        <w:fldChar w:fldCharType="end"/>
      </w:r>
    </w:p>
    <w:p w14:paraId="03B89B41" w14:textId="75DCE430" w:rsidR="0025632B" w:rsidRDefault="0025632B">
      <w:pPr>
        <w:pStyle w:val="TOC1"/>
        <w:rPr>
          <w:rFonts w:asciiTheme="minorHAnsi" w:eastAsiaTheme="minorEastAsia" w:hAnsiTheme="minorHAnsi" w:cstheme="minorBidi"/>
          <w:szCs w:val="22"/>
          <w:lang w:val="en-US"/>
        </w:rPr>
      </w:pPr>
      <w:r w:rsidRPr="00A32460">
        <w:rPr>
          <w:lang w:val="en-US"/>
        </w:rPr>
        <w:t>4</w:t>
      </w:r>
      <w:r>
        <w:rPr>
          <w:rFonts w:asciiTheme="minorHAnsi" w:eastAsiaTheme="minorEastAsia" w:hAnsiTheme="minorHAnsi" w:cstheme="minorBidi"/>
          <w:szCs w:val="22"/>
          <w:lang w:val="en-US"/>
        </w:rPr>
        <w:tab/>
      </w:r>
      <w:r w:rsidRPr="00A32460">
        <w:rPr>
          <w:lang w:val="en-US"/>
        </w:rPr>
        <w:t>Near-RT RIC Architecture</w:t>
      </w:r>
      <w:r>
        <w:tab/>
      </w:r>
      <w:r>
        <w:fldChar w:fldCharType="begin"/>
      </w:r>
      <w:r>
        <w:instrText xml:space="preserve"> PAGEREF _Toc45723243 \h </w:instrText>
      </w:r>
      <w:r>
        <w:fldChar w:fldCharType="separate"/>
      </w:r>
      <w:r>
        <w:t>7</w:t>
      </w:r>
      <w:r>
        <w:fldChar w:fldCharType="end"/>
      </w:r>
    </w:p>
    <w:p w14:paraId="5C28BFCA" w14:textId="0AA162F1" w:rsidR="0025632B" w:rsidRDefault="0025632B">
      <w:pPr>
        <w:pStyle w:val="TOC2"/>
        <w:rPr>
          <w:rFonts w:asciiTheme="minorHAnsi" w:eastAsiaTheme="minorEastAsia" w:hAnsiTheme="minorHAnsi" w:cstheme="minorBidi"/>
          <w:sz w:val="22"/>
          <w:szCs w:val="22"/>
          <w:lang w:val="en-US"/>
        </w:rPr>
      </w:pPr>
      <w:r w:rsidRPr="00A32460">
        <w:rPr>
          <w:lang w:val="en-US"/>
        </w:rPr>
        <w:t>4.1</w:t>
      </w:r>
      <w:r>
        <w:rPr>
          <w:rFonts w:asciiTheme="minorHAnsi" w:eastAsiaTheme="minorEastAsia" w:hAnsiTheme="minorHAnsi" w:cstheme="minorBidi"/>
          <w:sz w:val="22"/>
          <w:szCs w:val="22"/>
          <w:lang w:val="en-US"/>
        </w:rPr>
        <w:tab/>
      </w:r>
      <w:r w:rsidRPr="00A32460">
        <w:rPr>
          <w:lang w:val="en-US"/>
        </w:rPr>
        <w:t>General Architecture Principles</w:t>
      </w:r>
      <w:r>
        <w:tab/>
      </w:r>
      <w:r>
        <w:fldChar w:fldCharType="begin"/>
      </w:r>
      <w:r>
        <w:instrText xml:space="preserve"> PAGEREF _Toc45723244 \h </w:instrText>
      </w:r>
      <w:r>
        <w:fldChar w:fldCharType="separate"/>
      </w:r>
      <w:r>
        <w:t>7</w:t>
      </w:r>
      <w:r>
        <w:fldChar w:fldCharType="end"/>
      </w:r>
    </w:p>
    <w:p w14:paraId="2252848C" w14:textId="13918188" w:rsidR="0025632B" w:rsidRDefault="0025632B">
      <w:pPr>
        <w:pStyle w:val="TOC2"/>
        <w:rPr>
          <w:rFonts w:asciiTheme="minorHAnsi" w:eastAsiaTheme="minorEastAsia" w:hAnsiTheme="minorHAnsi" w:cstheme="minorBidi"/>
          <w:sz w:val="22"/>
          <w:szCs w:val="22"/>
          <w:lang w:val="en-US"/>
        </w:rPr>
      </w:pPr>
      <w:r w:rsidRPr="00A32460">
        <w:rPr>
          <w:lang w:val="en-US"/>
        </w:rPr>
        <w:t>4.2</w:t>
      </w:r>
      <w:r>
        <w:rPr>
          <w:rFonts w:asciiTheme="minorHAnsi" w:eastAsiaTheme="minorEastAsia" w:hAnsiTheme="minorHAnsi" w:cstheme="minorBidi"/>
          <w:sz w:val="22"/>
          <w:szCs w:val="22"/>
          <w:lang w:val="en-US"/>
        </w:rPr>
        <w:tab/>
      </w:r>
      <w:r w:rsidRPr="00A32460">
        <w:rPr>
          <w:lang w:val="en-US"/>
        </w:rPr>
        <w:t>Near-RT RIC Architecture Overview</w:t>
      </w:r>
      <w:r>
        <w:tab/>
      </w:r>
      <w:r>
        <w:fldChar w:fldCharType="begin"/>
      </w:r>
      <w:r>
        <w:instrText xml:space="preserve"> PAGEREF _Toc45723245 \h </w:instrText>
      </w:r>
      <w:r>
        <w:fldChar w:fldCharType="separate"/>
      </w:r>
      <w:r>
        <w:t>8</w:t>
      </w:r>
      <w:r>
        <w:fldChar w:fldCharType="end"/>
      </w:r>
    </w:p>
    <w:p w14:paraId="52B3B25E" w14:textId="2A95FA0E" w:rsidR="0025632B" w:rsidRDefault="0025632B">
      <w:pPr>
        <w:pStyle w:val="TOC2"/>
        <w:rPr>
          <w:rFonts w:asciiTheme="minorHAnsi" w:eastAsiaTheme="minorEastAsia" w:hAnsiTheme="minorHAnsi" w:cstheme="minorBidi"/>
          <w:sz w:val="22"/>
          <w:szCs w:val="22"/>
          <w:lang w:val="en-US"/>
        </w:rPr>
      </w:pPr>
      <w:r w:rsidRPr="00A32460">
        <w:rPr>
          <w:lang w:val="en-US"/>
        </w:rPr>
        <w:t>4.3</w:t>
      </w:r>
      <w:r>
        <w:rPr>
          <w:rFonts w:asciiTheme="minorHAnsi" w:eastAsiaTheme="minorEastAsia" w:hAnsiTheme="minorHAnsi" w:cstheme="minorBidi"/>
          <w:sz w:val="22"/>
          <w:szCs w:val="22"/>
          <w:lang w:val="en-US"/>
        </w:rPr>
        <w:tab/>
      </w:r>
      <w:r w:rsidRPr="00A32460">
        <w:rPr>
          <w:lang w:val="en-US"/>
        </w:rPr>
        <w:t>Near-RT RIC Requirements</w:t>
      </w:r>
      <w:r>
        <w:tab/>
      </w:r>
      <w:r>
        <w:fldChar w:fldCharType="begin"/>
      </w:r>
      <w:r>
        <w:instrText xml:space="preserve"> PAGEREF _Toc45723246 \h </w:instrText>
      </w:r>
      <w:r>
        <w:fldChar w:fldCharType="separate"/>
      </w:r>
      <w:r>
        <w:t>9</w:t>
      </w:r>
      <w:r>
        <w:fldChar w:fldCharType="end"/>
      </w:r>
    </w:p>
    <w:p w14:paraId="52CEB33D" w14:textId="6EF75291" w:rsidR="0025632B" w:rsidRDefault="0025632B">
      <w:pPr>
        <w:pStyle w:val="TOC2"/>
        <w:rPr>
          <w:rFonts w:asciiTheme="minorHAnsi" w:eastAsiaTheme="minorEastAsia" w:hAnsiTheme="minorHAnsi" w:cstheme="minorBidi"/>
          <w:sz w:val="22"/>
          <w:szCs w:val="22"/>
          <w:lang w:val="en-US"/>
        </w:rPr>
      </w:pPr>
      <w:r w:rsidRPr="00A32460">
        <w:rPr>
          <w:lang w:val="en-US"/>
        </w:rPr>
        <w:t>4.4</w:t>
      </w:r>
      <w:r>
        <w:rPr>
          <w:rFonts w:asciiTheme="minorHAnsi" w:eastAsiaTheme="minorEastAsia" w:hAnsiTheme="minorHAnsi" w:cstheme="minorBidi"/>
          <w:sz w:val="22"/>
          <w:szCs w:val="22"/>
          <w:lang w:val="en-US"/>
        </w:rPr>
        <w:tab/>
      </w:r>
      <w:r w:rsidRPr="00A32460">
        <w:rPr>
          <w:lang w:val="en-US"/>
        </w:rPr>
        <w:t>Near-RT RIC functional architecture</w:t>
      </w:r>
      <w:r>
        <w:tab/>
      </w:r>
      <w:r>
        <w:fldChar w:fldCharType="begin"/>
      </w:r>
      <w:r>
        <w:instrText xml:space="preserve"> PAGEREF _Toc45723247 \h </w:instrText>
      </w:r>
      <w:r>
        <w:fldChar w:fldCharType="separate"/>
      </w:r>
      <w:r>
        <w:t>9</w:t>
      </w:r>
      <w:r>
        <w:fldChar w:fldCharType="end"/>
      </w:r>
    </w:p>
    <w:p w14:paraId="5EBF04FF" w14:textId="649B229C" w:rsidR="0025632B" w:rsidRDefault="0025632B">
      <w:pPr>
        <w:pStyle w:val="TOC3"/>
        <w:rPr>
          <w:rFonts w:asciiTheme="minorHAnsi" w:eastAsiaTheme="minorEastAsia" w:hAnsiTheme="minorHAnsi" w:cstheme="minorBidi"/>
          <w:sz w:val="22"/>
          <w:szCs w:val="22"/>
          <w:lang w:val="en-US"/>
        </w:rPr>
      </w:pPr>
      <w:r w:rsidRPr="00A32460">
        <w:rPr>
          <w:lang w:val="en-US"/>
        </w:rPr>
        <w:t>4.4.1</w:t>
      </w:r>
      <w:r>
        <w:rPr>
          <w:rFonts w:asciiTheme="minorHAnsi" w:eastAsiaTheme="minorEastAsia" w:hAnsiTheme="minorHAnsi" w:cstheme="minorBidi"/>
          <w:sz w:val="22"/>
          <w:szCs w:val="22"/>
          <w:lang w:val="en-US"/>
        </w:rPr>
        <w:tab/>
      </w:r>
      <w:r w:rsidRPr="00A32460">
        <w:rPr>
          <w:lang w:val="en-US"/>
        </w:rPr>
        <w:t>General</w:t>
      </w:r>
      <w:r>
        <w:tab/>
      </w:r>
      <w:r>
        <w:fldChar w:fldCharType="begin"/>
      </w:r>
      <w:r>
        <w:instrText xml:space="preserve"> PAGEREF _Toc45723248 \h </w:instrText>
      </w:r>
      <w:r>
        <w:fldChar w:fldCharType="separate"/>
      </w:r>
      <w:r>
        <w:t>9</w:t>
      </w:r>
      <w:r>
        <w:fldChar w:fldCharType="end"/>
      </w:r>
    </w:p>
    <w:p w14:paraId="612FA2AC" w14:textId="26DE3E16" w:rsidR="0025632B" w:rsidRDefault="0025632B">
      <w:pPr>
        <w:pStyle w:val="TOC3"/>
        <w:rPr>
          <w:rFonts w:asciiTheme="minorHAnsi" w:eastAsiaTheme="minorEastAsia" w:hAnsiTheme="minorHAnsi" w:cstheme="minorBidi"/>
          <w:sz w:val="22"/>
          <w:szCs w:val="22"/>
          <w:lang w:val="en-US"/>
        </w:rPr>
      </w:pPr>
      <w:r w:rsidRPr="00A32460">
        <w:rPr>
          <w:lang w:val="en-US"/>
        </w:rPr>
        <w:t>4.4.2</w:t>
      </w:r>
      <w:r>
        <w:rPr>
          <w:rFonts w:asciiTheme="minorHAnsi" w:eastAsiaTheme="minorEastAsia" w:hAnsiTheme="minorHAnsi" w:cstheme="minorBidi"/>
          <w:sz w:val="22"/>
          <w:szCs w:val="22"/>
          <w:lang w:val="en-US"/>
        </w:rPr>
        <w:tab/>
      </w:r>
      <w:r w:rsidRPr="00A32460">
        <w:rPr>
          <w:lang w:val="en-US"/>
        </w:rPr>
        <w:t>RRM Functional Allocation</w:t>
      </w:r>
      <w:r>
        <w:tab/>
      </w:r>
      <w:r>
        <w:fldChar w:fldCharType="begin"/>
      </w:r>
      <w:r>
        <w:instrText xml:space="preserve"> PAGEREF _Toc45723249 \h </w:instrText>
      </w:r>
      <w:r>
        <w:fldChar w:fldCharType="separate"/>
      </w:r>
      <w:r>
        <w:t>10</w:t>
      </w:r>
      <w:r>
        <w:fldChar w:fldCharType="end"/>
      </w:r>
    </w:p>
    <w:p w14:paraId="7B8079DF" w14:textId="42571FC5" w:rsidR="0025632B" w:rsidRDefault="0025632B">
      <w:pPr>
        <w:pStyle w:val="TOC1"/>
        <w:rPr>
          <w:rFonts w:asciiTheme="minorHAnsi" w:eastAsiaTheme="minorEastAsia" w:hAnsiTheme="minorHAnsi" w:cstheme="minorBidi"/>
          <w:szCs w:val="22"/>
          <w:lang w:val="en-US"/>
        </w:rPr>
      </w:pPr>
      <w:r w:rsidRPr="00A32460">
        <w:rPr>
          <w:lang w:val="en-US"/>
        </w:rPr>
        <w:t>5</w:t>
      </w:r>
      <w:r>
        <w:rPr>
          <w:rFonts w:asciiTheme="minorHAnsi" w:eastAsiaTheme="minorEastAsia" w:hAnsiTheme="minorHAnsi" w:cstheme="minorBidi"/>
          <w:szCs w:val="22"/>
          <w:lang w:val="en-US"/>
        </w:rPr>
        <w:tab/>
      </w:r>
      <w:r w:rsidRPr="00A32460">
        <w:rPr>
          <w:lang w:val="en-US"/>
        </w:rPr>
        <w:t>E2 Interface</w:t>
      </w:r>
      <w:r>
        <w:tab/>
      </w:r>
      <w:r>
        <w:fldChar w:fldCharType="begin"/>
      </w:r>
      <w:r>
        <w:instrText xml:space="preserve"> PAGEREF _Toc45723250 \h </w:instrText>
      </w:r>
      <w:r>
        <w:fldChar w:fldCharType="separate"/>
      </w:r>
      <w:r>
        <w:t>10</w:t>
      </w:r>
      <w:r>
        <w:fldChar w:fldCharType="end"/>
      </w:r>
    </w:p>
    <w:p w14:paraId="0AD0549B" w14:textId="66BFE1D7" w:rsidR="0025632B" w:rsidRDefault="0025632B">
      <w:pPr>
        <w:pStyle w:val="TOC2"/>
        <w:rPr>
          <w:rFonts w:asciiTheme="minorHAnsi" w:eastAsiaTheme="minorEastAsia" w:hAnsiTheme="minorHAnsi" w:cstheme="minorBidi"/>
          <w:sz w:val="22"/>
          <w:szCs w:val="22"/>
          <w:lang w:val="en-US"/>
        </w:rPr>
      </w:pPr>
      <w:r w:rsidRPr="00A32460">
        <w:rPr>
          <w:lang w:val="en-US"/>
        </w:rPr>
        <w:t>5.1</w:t>
      </w:r>
      <w:r>
        <w:rPr>
          <w:rFonts w:asciiTheme="minorHAnsi" w:eastAsiaTheme="minorEastAsia" w:hAnsiTheme="minorHAnsi" w:cstheme="minorBidi"/>
          <w:sz w:val="22"/>
          <w:szCs w:val="22"/>
          <w:lang w:val="en-US"/>
        </w:rPr>
        <w:tab/>
      </w:r>
      <w:r w:rsidRPr="00A32460">
        <w:rPr>
          <w:lang w:val="en-US"/>
        </w:rPr>
        <w:t>E2 interface general principles</w:t>
      </w:r>
      <w:r>
        <w:tab/>
      </w:r>
      <w:r>
        <w:fldChar w:fldCharType="begin"/>
      </w:r>
      <w:r>
        <w:instrText xml:space="preserve"> PAGEREF _Toc45723251 \h </w:instrText>
      </w:r>
      <w:r>
        <w:fldChar w:fldCharType="separate"/>
      </w:r>
      <w:r>
        <w:t>10</w:t>
      </w:r>
      <w:r>
        <w:fldChar w:fldCharType="end"/>
      </w:r>
    </w:p>
    <w:p w14:paraId="754A63B2" w14:textId="5C3D8C68" w:rsidR="0025632B" w:rsidRDefault="0025632B">
      <w:pPr>
        <w:pStyle w:val="TOC2"/>
        <w:rPr>
          <w:rFonts w:asciiTheme="minorHAnsi" w:eastAsiaTheme="minorEastAsia" w:hAnsiTheme="minorHAnsi" w:cstheme="minorBidi"/>
          <w:sz w:val="22"/>
          <w:szCs w:val="22"/>
          <w:lang w:val="en-US"/>
        </w:rPr>
      </w:pPr>
      <w:r w:rsidRPr="00A32460">
        <w:rPr>
          <w:lang w:val="en-US"/>
        </w:rPr>
        <w:t>5.2</w:t>
      </w:r>
      <w:r>
        <w:rPr>
          <w:rFonts w:asciiTheme="minorHAnsi" w:eastAsiaTheme="minorEastAsia" w:hAnsiTheme="minorHAnsi" w:cstheme="minorBidi"/>
          <w:sz w:val="22"/>
          <w:szCs w:val="22"/>
          <w:lang w:val="en-US"/>
        </w:rPr>
        <w:tab/>
      </w:r>
      <w:r w:rsidRPr="00A32460">
        <w:rPr>
          <w:lang w:val="en-US"/>
        </w:rPr>
        <w:t>E2 interface specification objectives</w:t>
      </w:r>
      <w:r>
        <w:tab/>
      </w:r>
      <w:r>
        <w:fldChar w:fldCharType="begin"/>
      </w:r>
      <w:r>
        <w:instrText xml:space="preserve"> PAGEREF _Toc45723252 \h </w:instrText>
      </w:r>
      <w:r>
        <w:fldChar w:fldCharType="separate"/>
      </w:r>
      <w:r>
        <w:t>11</w:t>
      </w:r>
      <w:r>
        <w:fldChar w:fldCharType="end"/>
      </w:r>
    </w:p>
    <w:p w14:paraId="41DF9601" w14:textId="16EFE242" w:rsidR="0025632B" w:rsidRDefault="0025632B">
      <w:pPr>
        <w:pStyle w:val="TOC2"/>
        <w:rPr>
          <w:rFonts w:asciiTheme="minorHAnsi" w:eastAsiaTheme="minorEastAsia" w:hAnsiTheme="minorHAnsi" w:cstheme="minorBidi"/>
          <w:sz w:val="22"/>
          <w:szCs w:val="22"/>
          <w:lang w:val="en-US"/>
        </w:rPr>
      </w:pPr>
      <w:r w:rsidRPr="00A32460">
        <w:rPr>
          <w:lang w:val="en-US"/>
        </w:rPr>
        <w:t>5.3</w:t>
      </w:r>
      <w:r>
        <w:rPr>
          <w:rFonts w:asciiTheme="minorHAnsi" w:eastAsiaTheme="minorEastAsia" w:hAnsiTheme="minorHAnsi" w:cstheme="minorBidi"/>
          <w:sz w:val="22"/>
          <w:szCs w:val="22"/>
          <w:lang w:val="en-US"/>
        </w:rPr>
        <w:tab/>
      </w:r>
      <w:r w:rsidRPr="00A32460">
        <w:rPr>
          <w:lang w:val="en-US"/>
        </w:rPr>
        <w:t>Functions of the E2 Interface</w:t>
      </w:r>
      <w:r>
        <w:tab/>
      </w:r>
      <w:r>
        <w:fldChar w:fldCharType="begin"/>
      </w:r>
      <w:r>
        <w:instrText xml:space="preserve"> PAGEREF _Toc45723253 \h </w:instrText>
      </w:r>
      <w:r>
        <w:fldChar w:fldCharType="separate"/>
      </w:r>
      <w:r>
        <w:t>12</w:t>
      </w:r>
      <w:r>
        <w:fldChar w:fldCharType="end"/>
      </w:r>
    </w:p>
    <w:p w14:paraId="398A8565" w14:textId="6171F0B9" w:rsidR="0025632B" w:rsidRDefault="0025632B">
      <w:pPr>
        <w:pStyle w:val="TOC3"/>
        <w:rPr>
          <w:rFonts w:asciiTheme="minorHAnsi" w:eastAsiaTheme="minorEastAsia" w:hAnsiTheme="minorHAnsi" w:cstheme="minorBidi"/>
          <w:sz w:val="22"/>
          <w:szCs w:val="22"/>
          <w:lang w:val="en-US"/>
        </w:rPr>
      </w:pPr>
      <w:r w:rsidRPr="00A32460">
        <w:rPr>
          <w:lang w:val="en-US" w:eastAsia="en-GB"/>
        </w:rPr>
        <w:t>5.3.1</w:t>
      </w:r>
      <w:r>
        <w:rPr>
          <w:rFonts w:asciiTheme="minorHAnsi" w:eastAsiaTheme="minorEastAsia" w:hAnsiTheme="minorHAnsi" w:cstheme="minorBidi"/>
          <w:sz w:val="22"/>
          <w:szCs w:val="22"/>
          <w:lang w:val="en-US"/>
        </w:rPr>
        <w:tab/>
      </w:r>
      <w:r w:rsidRPr="00A32460">
        <w:rPr>
          <w:lang w:val="en-US" w:eastAsia="en-GB"/>
        </w:rPr>
        <w:t>General</w:t>
      </w:r>
      <w:r>
        <w:tab/>
      </w:r>
      <w:r>
        <w:fldChar w:fldCharType="begin"/>
      </w:r>
      <w:r>
        <w:instrText xml:space="preserve"> PAGEREF _Toc45723254 \h </w:instrText>
      </w:r>
      <w:r>
        <w:fldChar w:fldCharType="separate"/>
      </w:r>
      <w:r>
        <w:t>12</w:t>
      </w:r>
      <w:r>
        <w:fldChar w:fldCharType="end"/>
      </w:r>
    </w:p>
    <w:p w14:paraId="122C5626" w14:textId="3A0CBCC8" w:rsidR="0025632B" w:rsidRDefault="0025632B">
      <w:pPr>
        <w:pStyle w:val="TOC3"/>
        <w:rPr>
          <w:rFonts w:asciiTheme="minorHAnsi" w:eastAsiaTheme="minorEastAsia" w:hAnsiTheme="minorHAnsi" w:cstheme="minorBidi"/>
          <w:sz w:val="22"/>
          <w:szCs w:val="22"/>
          <w:lang w:val="en-US"/>
        </w:rPr>
      </w:pPr>
      <w:r w:rsidRPr="00A32460">
        <w:rPr>
          <w:lang w:val="en-US"/>
        </w:rPr>
        <w:t>5.3.2</w:t>
      </w:r>
      <w:r>
        <w:rPr>
          <w:rFonts w:asciiTheme="minorHAnsi" w:eastAsiaTheme="minorEastAsia" w:hAnsiTheme="minorHAnsi" w:cstheme="minorBidi"/>
          <w:sz w:val="22"/>
          <w:szCs w:val="22"/>
          <w:lang w:val="en-US"/>
        </w:rPr>
        <w:tab/>
      </w:r>
      <w:r w:rsidRPr="00A32460">
        <w:rPr>
          <w:lang w:val="en-US"/>
        </w:rPr>
        <w:t>RIC services and related procedures</w:t>
      </w:r>
      <w:r>
        <w:tab/>
      </w:r>
      <w:r>
        <w:fldChar w:fldCharType="begin"/>
      </w:r>
      <w:r>
        <w:instrText xml:space="preserve"> PAGEREF _Toc45723255 \h </w:instrText>
      </w:r>
      <w:r>
        <w:fldChar w:fldCharType="separate"/>
      </w:r>
      <w:r>
        <w:t>12</w:t>
      </w:r>
      <w:r>
        <w:fldChar w:fldCharType="end"/>
      </w:r>
    </w:p>
    <w:p w14:paraId="49F1BD35" w14:textId="44DD8D34" w:rsidR="0025632B" w:rsidRDefault="0025632B">
      <w:pPr>
        <w:pStyle w:val="TOC3"/>
        <w:rPr>
          <w:rFonts w:asciiTheme="minorHAnsi" w:eastAsiaTheme="minorEastAsia" w:hAnsiTheme="minorHAnsi" w:cstheme="minorBidi"/>
          <w:sz w:val="22"/>
          <w:szCs w:val="22"/>
          <w:lang w:val="en-US"/>
        </w:rPr>
      </w:pPr>
      <w:r w:rsidRPr="00A32460">
        <w:rPr>
          <w:lang w:val="en-US"/>
        </w:rPr>
        <w:t>5.3.3</w:t>
      </w:r>
      <w:r>
        <w:rPr>
          <w:rFonts w:asciiTheme="minorHAnsi" w:eastAsiaTheme="minorEastAsia" w:hAnsiTheme="minorHAnsi" w:cstheme="minorBidi"/>
          <w:sz w:val="22"/>
          <w:szCs w:val="22"/>
          <w:lang w:val="en-US"/>
        </w:rPr>
        <w:tab/>
      </w:r>
      <w:r w:rsidRPr="00A32460">
        <w:rPr>
          <w:lang w:val="en-US"/>
        </w:rPr>
        <w:t>Combining RIC services within a common Subscription</w:t>
      </w:r>
      <w:r>
        <w:tab/>
      </w:r>
      <w:r>
        <w:fldChar w:fldCharType="begin"/>
      </w:r>
      <w:r>
        <w:instrText xml:space="preserve"> PAGEREF _Toc45723256 \h </w:instrText>
      </w:r>
      <w:r>
        <w:fldChar w:fldCharType="separate"/>
      </w:r>
      <w:r>
        <w:t>20</w:t>
      </w:r>
      <w:r>
        <w:fldChar w:fldCharType="end"/>
      </w:r>
    </w:p>
    <w:p w14:paraId="59F46615" w14:textId="55D948B1" w:rsidR="0025632B" w:rsidRDefault="0025632B">
      <w:pPr>
        <w:pStyle w:val="TOC3"/>
        <w:rPr>
          <w:rFonts w:asciiTheme="minorHAnsi" w:eastAsiaTheme="minorEastAsia" w:hAnsiTheme="minorHAnsi" w:cstheme="minorBidi"/>
          <w:sz w:val="22"/>
          <w:szCs w:val="22"/>
          <w:lang w:val="en-US"/>
        </w:rPr>
      </w:pPr>
      <w:r w:rsidRPr="00A32460">
        <w:rPr>
          <w:lang w:val="en-US"/>
        </w:rPr>
        <w:t>5.3.4</w:t>
      </w:r>
      <w:r>
        <w:rPr>
          <w:rFonts w:asciiTheme="minorHAnsi" w:eastAsiaTheme="minorEastAsia" w:hAnsiTheme="minorHAnsi" w:cstheme="minorBidi"/>
          <w:sz w:val="22"/>
          <w:szCs w:val="22"/>
          <w:lang w:val="en-US"/>
        </w:rPr>
        <w:tab/>
      </w:r>
      <w:r w:rsidRPr="00A32460">
        <w:rPr>
          <w:lang w:val="en-US"/>
        </w:rPr>
        <w:t>Combining RIC services as a sequence of RIC services</w:t>
      </w:r>
      <w:r>
        <w:tab/>
      </w:r>
      <w:r>
        <w:fldChar w:fldCharType="begin"/>
      </w:r>
      <w:r>
        <w:instrText xml:space="preserve"> PAGEREF _Toc45723257 \h </w:instrText>
      </w:r>
      <w:r>
        <w:fldChar w:fldCharType="separate"/>
      </w:r>
      <w:r>
        <w:t>20</w:t>
      </w:r>
      <w:r>
        <w:fldChar w:fldCharType="end"/>
      </w:r>
    </w:p>
    <w:p w14:paraId="0FFD0694" w14:textId="797D5D85" w:rsidR="0025632B" w:rsidRDefault="0025632B">
      <w:pPr>
        <w:pStyle w:val="TOC2"/>
        <w:rPr>
          <w:rFonts w:asciiTheme="minorHAnsi" w:eastAsiaTheme="minorEastAsia" w:hAnsiTheme="minorHAnsi" w:cstheme="minorBidi"/>
          <w:sz w:val="22"/>
          <w:szCs w:val="22"/>
          <w:lang w:val="en-US"/>
        </w:rPr>
      </w:pPr>
      <w:r w:rsidRPr="00A32460">
        <w:rPr>
          <w:lang w:val="en-US"/>
        </w:rPr>
        <w:t>5.4</w:t>
      </w:r>
      <w:r>
        <w:rPr>
          <w:rFonts w:asciiTheme="minorHAnsi" w:eastAsiaTheme="minorEastAsia" w:hAnsiTheme="minorHAnsi" w:cstheme="minorBidi"/>
          <w:sz w:val="22"/>
          <w:szCs w:val="22"/>
          <w:lang w:val="en-US"/>
        </w:rPr>
        <w:tab/>
      </w:r>
      <w:r w:rsidRPr="00A32460">
        <w:rPr>
          <w:lang w:val="en-US"/>
        </w:rPr>
        <w:t>RAN Function E2 Service Model</w:t>
      </w:r>
      <w:r>
        <w:tab/>
      </w:r>
      <w:r>
        <w:fldChar w:fldCharType="begin"/>
      </w:r>
      <w:r>
        <w:instrText xml:space="preserve"> PAGEREF _Toc45723258 \h </w:instrText>
      </w:r>
      <w:r>
        <w:fldChar w:fldCharType="separate"/>
      </w:r>
      <w:r>
        <w:t>21</w:t>
      </w:r>
      <w:r>
        <w:fldChar w:fldCharType="end"/>
      </w:r>
    </w:p>
    <w:p w14:paraId="78F21229" w14:textId="52E2E220" w:rsidR="0025632B" w:rsidRDefault="0025632B">
      <w:pPr>
        <w:pStyle w:val="TOC2"/>
        <w:rPr>
          <w:rFonts w:asciiTheme="minorHAnsi" w:eastAsiaTheme="minorEastAsia" w:hAnsiTheme="minorHAnsi" w:cstheme="minorBidi"/>
          <w:sz w:val="22"/>
          <w:szCs w:val="22"/>
          <w:lang w:val="en-US"/>
        </w:rPr>
      </w:pPr>
      <w:r w:rsidRPr="00A32460">
        <w:rPr>
          <w:lang w:val="en-US"/>
        </w:rPr>
        <w:t>5.5</w:t>
      </w:r>
      <w:r>
        <w:rPr>
          <w:rFonts w:asciiTheme="minorHAnsi" w:eastAsiaTheme="minorEastAsia" w:hAnsiTheme="minorHAnsi" w:cstheme="minorBidi"/>
          <w:sz w:val="22"/>
          <w:szCs w:val="22"/>
          <w:lang w:val="en-US"/>
        </w:rPr>
        <w:tab/>
      </w:r>
      <w:r w:rsidRPr="00A32460">
        <w:rPr>
          <w:lang w:val="en-US"/>
        </w:rPr>
        <w:t>Near-RT RIC support functions</w:t>
      </w:r>
      <w:r>
        <w:tab/>
      </w:r>
      <w:r>
        <w:fldChar w:fldCharType="begin"/>
      </w:r>
      <w:r>
        <w:instrText xml:space="preserve"> PAGEREF _Toc45723259 \h </w:instrText>
      </w:r>
      <w:r>
        <w:fldChar w:fldCharType="separate"/>
      </w:r>
      <w:r>
        <w:t>21</w:t>
      </w:r>
      <w:r>
        <w:fldChar w:fldCharType="end"/>
      </w:r>
    </w:p>
    <w:p w14:paraId="79AFAA26" w14:textId="17AAA766" w:rsidR="0025632B" w:rsidRDefault="0025632B">
      <w:pPr>
        <w:pStyle w:val="TOC3"/>
        <w:rPr>
          <w:rFonts w:asciiTheme="minorHAnsi" w:eastAsiaTheme="minorEastAsia" w:hAnsiTheme="minorHAnsi" w:cstheme="minorBidi"/>
          <w:sz w:val="22"/>
          <w:szCs w:val="22"/>
          <w:lang w:val="en-US"/>
        </w:rPr>
      </w:pPr>
      <w:r w:rsidRPr="00A32460">
        <w:rPr>
          <w:lang w:val="en-US"/>
        </w:rPr>
        <w:t>5.5.1</w:t>
      </w:r>
      <w:r>
        <w:rPr>
          <w:rFonts w:asciiTheme="minorHAnsi" w:eastAsiaTheme="minorEastAsia" w:hAnsiTheme="minorHAnsi" w:cstheme="minorBidi"/>
          <w:sz w:val="22"/>
          <w:szCs w:val="22"/>
          <w:lang w:val="en-US"/>
        </w:rPr>
        <w:tab/>
      </w:r>
      <w:r w:rsidRPr="00A32460">
        <w:rPr>
          <w:lang w:val="en-US"/>
        </w:rPr>
        <w:t>General</w:t>
      </w:r>
      <w:r>
        <w:tab/>
      </w:r>
      <w:r>
        <w:fldChar w:fldCharType="begin"/>
      </w:r>
      <w:r>
        <w:instrText xml:space="preserve"> PAGEREF _Toc45723260 \h </w:instrText>
      </w:r>
      <w:r>
        <w:fldChar w:fldCharType="separate"/>
      </w:r>
      <w:r>
        <w:t>21</w:t>
      </w:r>
      <w:r>
        <w:fldChar w:fldCharType="end"/>
      </w:r>
    </w:p>
    <w:p w14:paraId="631F6C5D" w14:textId="62BF8915" w:rsidR="0025632B" w:rsidRDefault="0025632B">
      <w:pPr>
        <w:pStyle w:val="TOC3"/>
        <w:rPr>
          <w:rFonts w:asciiTheme="minorHAnsi" w:eastAsiaTheme="minorEastAsia" w:hAnsiTheme="minorHAnsi" w:cstheme="minorBidi"/>
          <w:sz w:val="22"/>
          <w:szCs w:val="22"/>
          <w:lang w:val="en-US"/>
        </w:rPr>
      </w:pPr>
      <w:r w:rsidRPr="00A32460">
        <w:rPr>
          <w:lang w:val="en-US"/>
        </w:rPr>
        <w:t>5.5.2</w:t>
      </w:r>
      <w:r>
        <w:rPr>
          <w:rFonts w:asciiTheme="minorHAnsi" w:eastAsiaTheme="minorEastAsia" w:hAnsiTheme="minorHAnsi" w:cstheme="minorBidi"/>
          <w:sz w:val="22"/>
          <w:szCs w:val="22"/>
          <w:lang w:val="en-US"/>
        </w:rPr>
        <w:tab/>
      </w:r>
      <w:r w:rsidRPr="00A32460">
        <w:rPr>
          <w:lang w:val="en-US"/>
        </w:rPr>
        <w:t>E2 Setup procedure</w:t>
      </w:r>
      <w:r>
        <w:tab/>
      </w:r>
      <w:r>
        <w:fldChar w:fldCharType="begin"/>
      </w:r>
      <w:r>
        <w:instrText xml:space="preserve"> PAGEREF _Toc45723261 \h </w:instrText>
      </w:r>
      <w:r>
        <w:fldChar w:fldCharType="separate"/>
      </w:r>
      <w:r>
        <w:t>21</w:t>
      </w:r>
      <w:r>
        <w:fldChar w:fldCharType="end"/>
      </w:r>
    </w:p>
    <w:p w14:paraId="478D0FAA" w14:textId="0A03B62B" w:rsidR="0025632B" w:rsidRDefault="0025632B">
      <w:pPr>
        <w:pStyle w:val="TOC3"/>
        <w:rPr>
          <w:rFonts w:asciiTheme="minorHAnsi" w:eastAsiaTheme="minorEastAsia" w:hAnsiTheme="minorHAnsi" w:cstheme="minorBidi"/>
          <w:sz w:val="22"/>
          <w:szCs w:val="22"/>
          <w:lang w:val="en-US"/>
        </w:rPr>
      </w:pPr>
      <w:r w:rsidRPr="00A32460">
        <w:rPr>
          <w:lang w:val="en-US"/>
        </w:rPr>
        <w:t>5.5.3</w:t>
      </w:r>
      <w:r>
        <w:rPr>
          <w:rFonts w:asciiTheme="minorHAnsi" w:eastAsiaTheme="minorEastAsia" w:hAnsiTheme="minorHAnsi" w:cstheme="minorBidi"/>
          <w:sz w:val="22"/>
          <w:szCs w:val="22"/>
          <w:lang w:val="en-US"/>
        </w:rPr>
        <w:tab/>
      </w:r>
      <w:r w:rsidRPr="00A32460">
        <w:rPr>
          <w:lang w:val="en-US"/>
        </w:rPr>
        <w:t>E2 Reset procedure</w:t>
      </w:r>
      <w:r>
        <w:tab/>
      </w:r>
      <w:r>
        <w:fldChar w:fldCharType="begin"/>
      </w:r>
      <w:r>
        <w:instrText xml:space="preserve"> PAGEREF _Toc45723262 \h </w:instrText>
      </w:r>
      <w:r>
        <w:fldChar w:fldCharType="separate"/>
      </w:r>
      <w:r>
        <w:t>23</w:t>
      </w:r>
      <w:r>
        <w:fldChar w:fldCharType="end"/>
      </w:r>
    </w:p>
    <w:p w14:paraId="099ECB79" w14:textId="20B5F8A9" w:rsidR="0025632B" w:rsidRDefault="0025632B">
      <w:pPr>
        <w:pStyle w:val="TOC3"/>
        <w:rPr>
          <w:rFonts w:asciiTheme="minorHAnsi" w:eastAsiaTheme="minorEastAsia" w:hAnsiTheme="minorHAnsi" w:cstheme="minorBidi"/>
          <w:sz w:val="22"/>
          <w:szCs w:val="22"/>
          <w:lang w:val="en-US"/>
        </w:rPr>
      </w:pPr>
      <w:r w:rsidRPr="00A32460">
        <w:rPr>
          <w:lang w:val="en-US"/>
        </w:rPr>
        <w:t>5.5.4</w:t>
      </w:r>
      <w:r>
        <w:rPr>
          <w:rFonts w:asciiTheme="minorHAnsi" w:eastAsiaTheme="minorEastAsia" w:hAnsiTheme="minorHAnsi" w:cstheme="minorBidi"/>
          <w:sz w:val="22"/>
          <w:szCs w:val="22"/>
          <w:lang w:val="en-US"/>
        </w:rPr>
        <w:tab/>
      </w:r>
      <w:r w:rsidRPr="00A32460">
        <w:rPr>
          <w:lang w:val="en-US"/>
        </w:rPr>
        <w:t>Near-RT RIC Service Update procedure</w:t>
      </w:r>
      <w:r>
        <w:tab/>
      </w:r>
      <w:r>
        <w:fldChar w:fldCharType="begin"/>
      </w:r>
      <w:r>
        <w:instrText xml:space="preserve"> PAGEREF _Toc45723263 \h </w:instrText>
      </w:r>
      <w:r>
        <w:fldChar w:fldCharType="separate"/>
      </w:r>
      <w:r>
        <w:t>26</w:t>
      </w:r>
      <w:r>
        <w:fldChar w:fldCharType="end"/>
      </w:r>
    </w:p>
    <w:p w14:paraId="2BF084D9" w14:textId="5A6080B4" w:rsidR="0025632B" w:rsidRDefault="0025632B">
      <w:pPr>
        <w:pStyle w:val="TOC3"/>
        <w:rPr>
          <w:rFonts w:asciiTheme="minorHAnsi" w:eastAsiaTheme="minorEastAsia" w:hAnsiTheme="minorHAnsi" w:cstheme="minorBidi"/>
          <w:sz w:val="22"/>
          <w:szCs w:val="22"/>
          <w:lang w:val="en-US"/>
        </w:rPr>
      </w:pPr>
      <w:r>
        <w:t>5.5.5</w:t>
      </w:r>
      <w:r>
        <w:rPr>
          <w:rFonts w:asciiTheme="minorHAnsi" w:eastAsiaTheme="minorEastAsia" w:hAnsiTheme="minorHAnsi" w:cstheme="minorBidi"/>
          <w:sz w:val="22"/>
          <w:szCs w:val="22"/>
          <w:lang w:val="en-US"/>
        </w:rPr>
        <w:tab/>
      </w:r>
      <w:r>
        <w:t>E2 Node Configuration Update procedure</w:t>
      </w:r>
      <w:r>
        <w:tab/>
      </w:r>
      <w:r>
        <w:fldChar w:fldCharType="begin"/>
      </w:r>
      <w:r>
        <w:instrText xml:space="preserve"> PAGEREF _Toc45723264 \h </w:instrText>
      </w:r>
      <w:r>
        <w:fldChar w:fldCharType="separate"/>
      </w:r>
      <w:r>
        <w:t>26</w:t>
      </w:r>
      <w:r>
        <w:fldChar w:fldCharType="end"/>
      </w:r>
    </w:p>
    <w:p w14:paraId="452552E5" w14:textId="3B383AEE" w:rsidR="0025632B" w:rsidRDefault="0025632B">
      <w:pPr>
        <w:pStyle w:val="TOC1"/>
        <w:rPr>
          <w:rFonts w:asciiTheme="minorHAnsi" w:eastAsiaTheme="minorEastAsia" w:hAnsiTheme="minorHAnsi" w:cstheme="minorBidi"/>
          <w:szCs w:val="22"/>
          <w:lang w:val="en-US"/>
        </w:rPr>
      </w:pPr>
      <w:r w:rsidRPr="00A32460">
        <w:rPr>
          <w:lang w:val="en-US"/>
        </w:rPr>
        <w:t>6</w:t>
      </w:r>
      <w:r>
        <w:rPr>
          <w:rFonts w:asciiTheme="minorHAnsi" w:eastAsiaTheme="minorEastAsia" w:hAnsiTheme="minorHAnsi" w:cstheme="minorBidi"/>
          <w:szCs w:val="22"/>
          <w:lang w:val="en-US"/>
        </w:rPr>
        <w:tab/>
      </w:r>
      <w:r>
        <w:t>Services expected from signalling transport</w:t>
      </w:r>
      <w:r>
        <w:tab/>
      </w:r>
      <w:r>
        <w:fldChar w:fldCharType="begin"/>
      </w:r>
      <w:r>
        <w:instrText xml:space="preserve"> PAGEREF _Toc45723265 \h </w:instrText>
      </w:r>
      <w:r>
        <w:fldChar w:fldCharType="separate"/>
      </w:r>
      <w:r>
        <w:t>27</w:t>
      </w:r>
      <w:r>
        <w:fldChar w:fldCharType="end"/>
      </w:r>
    </w:p>
    <w:p w14:paraId="43EA01C5" w14:textId="04AFCFF5" w:rsidR="0025632B" w:rsidRDefault="0025632B">
      <w:pPr>
        <w:pStyle w:val="TOC2"/>
        <w:rPr>
          <w:rFonts w:asciiTheme="minorHAnsi" w:eastAsiaTheme="minorEastAsia" w:hAnsiTheme="minorHAnsi" w:cstheme="minorBidi"/>
          <w:sz w:val="22"/>
          <w:szCs w:val="22"/>
          <w:lang w:val="en-US"/>
        </w:rPr>
      </w:pPr>
      <w:r w:rsidRPr="00A32460">
        <w:rPr>
          <w:lang w:val="en-US" w:eastAsia="en-GB"/>
        </w:rPr>
        <w:t>6.1</w:t>
      </w:r>
      <w:r>
        <w:rPr>
          <w:rFonts w:asciiTheme="minorHAnsi" w:eastAsiaTheme="minorEastAsia" w:hAnsiTheme="minorHAnsi" w:cstheme="minorBidi"/>
          <w:sz w:val="22"/>
          <w:szCs w:val="22"/>
          <w:lang w:val="en-US"/>
        </w:rPr>
        <w:tab/>
      </w:r>
      <w:r w:rsidRPr="00A32460">
        <w:rPr>
          <w:lang w:val="en-US" w:eastAsia="en-GB"/>
        </w:rPr>
        <w:t>E2 Control Plane Protocol (E2AP)</w:t>
      </w:r>
      <w:r>
        <w:tab/>
      </w:r>
      <w:r>
        <w:fldChar w:fldCharType="begin"/>
      </w:r>
      <w:r>
        <w:instrText xml:space="preserve"> PAGEREF _Toc45723266 \h </w:instrText>
      </w:r>
      <w:r>
        <w:fldChar w:fldCharType="separate"/>
      </w:r>
      <w:r>
        <w:t>27</w:t>
      </w:r>
      <w:r>
        <w:fldChar w:fldCharType="end"/>
      </w:r>
    </w:p>
    <w:p w14:paraId="0352AF99" w14:textId="5E86CBDD" w:rsidR="0025632B" w:rsidRDefault="0025632B">
      <w:pPr>
        <w:pStyle w:val="TOC2"/>
        <w:rPr>
          <w:rFonts w:asciiTheme="minorHAnsi" w:eastAsiaTheme="minorEastAsia" w:hAnsiTheme="minorHAnsi" w:cstheme="minorBidi"/>
          <w:sz w:val="22"/>
          <w:szCs w:val="22"/>
          <w:lang w:val="en-US"/>
        </w:rPr>
      </w:pPr>
      <w:r w:rsidRPr="00A32460">
        <w:rPr>
          <w:lang w:val="en-US" w:eastAsia="en-GB"/>
        </w:rPr>
        <w:t>6.2</w:t>
      </w:r>
      <w:r>
        <w:rPr>
          <w:rFonts w:asciiTheme="minorHAnsi" w:eastAsiaTheme="minorEastAsia" w:hAnsiTheme="minorHAnsi" w:cstheme="minorBidi"/>
          <w:sz w:val="22"/>
          <w:szCs w:val="22"/>
          <w:lang w:val="en-US"/>
        </w:rPr>
        <w:tab/>
      </w:r>
      <w:r w:rsidRPr="00A32460">
        <w:rPr>
          <w:lang w:val="en-US" w:eastAsia="en-GB"/>
        </w:rPr>
        <w:t>Multiple TNLAs over E2</w:t>
      </w:r>
      <w:r>
        <w:tab/>
      </w:r>
      <w:r>
        <w:fldChar w:fldCharType="begin"/>
      </w:r>
      <w:r>
        <w:instrText xml:space="preserve"> PAGEREF _Toc45723267 \h </w:instrText>
      </w:r>
      <w:r>
        <w:fldChar w:fldCharType="separate"/>
      </w:r>
      <w:r>
        <w:t>28</w:t>
      </w:r>
      <w:r>
        <w:fldChar w:fldCharType="end"/>
      </w:r>
    </w:p>
    <w:p w14:paraId="16272992" w14:textId="74BC3C0E" w:rsidR="0025632B" w:rsidRDefault="0025632B">
      <w:pPr>
        <w:pStyle w:val="TOC1"/>
        <w:rPr>
          <w:rFonts w:asciiTheme="minorHAnsi" w:eastAsiaTheme="minorEastAsia" w:hAnsiTheme="minorHAnsi" w:cstheme="minorBidi"/>
          <w:szCs w:val="22"/>
          <w:lang w:val="en-US"/>
        </w:rPr>
      </w:pPr>
      <w:r w:rsidRPr="00A32460">
        <w:rPr>
          <w:lang w:val="en-US"/>
        </w:rPr>
        <w:t>7</w:t>
      </w:r>
      <w:r>
        <w:rPr>
          <w:rFonts w:asciiTheme="minorHAnsi" w:eastAsiaTheme="minorEastAsia" w:hAnsiTheme="minorHAnsi" w:cstheme="minorBidi"/>
          <w:szCs w:val="22"/>
          <w:lang w:val="en-US"/>
        </w:rPr>
        <w:tab/>
      </w:r>
      <w:r w:rsidRPr="00A32460">
        <w:rPr>
          <w:lang w:val="en-US"/>
        </w:rPr>
        <w:t>Security Requirements</w:t>
      </w:r>
      <w:r>
        <w:tab/>
      </w:r>
      <w:r>
        <w:fldChar w:fldCharType="begin"/>
      </w:r>
      <w:r>
        <w:instrText xml:space="preserve"> PAGEREF _Toc45723268 \h </w:instrText>
      </w:r>
      <w:r>
        <w:fldChar w:fldCharType="separate"/>
      </w:r>
      <w:r>
        <w:t>31</w:t>
      </w:r>
      <w:r>
        <w:fldChar w:fldCharType="end"/>
      </w:r>
    </w:p>
    <w:p w14:paraId="7772873A" w14:textId="2BF93D83" w:rsidR="0025632B" w:rsidRDefault="0025632B">
      <w:pPr>
        <w:pStyle w:val="TOC2"/>
        <w:rPr>
          <w:rFonts w:asciiTheme="minorHAnsi" w:eastAsiaTheme="minorEastAsia" w:hAnsiTheme="minorHAnsi" w:cstheme="minorBidi"/>
          <w:sz w:val="22"/>
          <w:szCs w:val="22"/>
          <w:lang w:val="en-US"/>
        </w:rPr>
      </w:pPr>
      <w:r w:rsidRPr="00A32460">
        <w:rPr>
          <w:lang w:val="en-US"/>
        </w:rPr>
        <w:t>7.1</w:t>
      </w:r>
      <w:r>
        <w:rPr>
          <w:rFonts w:asciiTheme="minorHAnsi" w:eastAsiaTheme="minorEastAsia" w:hAnsiTheme="minorHAnsi" w:cstheme="minorBidi"/>
          <w:sz w:val="22"/>
          <w:szCs w:val="22"/>
          <w:lang w:val="en-US"/>
        </w:rPr>
        <w:tab/>
      </w:r>
      <w:r w:rsidRPr="00A32460">
        <w:rPr>
          <w:lang w:val="en-US"/>
        </w:rPr>
        <w:t>General</w:t>
      </w:r>
      <w:r>
        <w:tab/>
      </w:r>
      <w:r>
        <w:fldChar w:fldCharType="begin"/>
      </w:r>
      <w:r>
        <w:instrText xml:space="preserve"> PAGEREF _Toc45723269 \h </w:instrText>
      </w:r>
      <w:r>
        <w:fldChar w:fldCharType="separate"/>
      </w:r>
      <w:r>
        <w:t>31</w:t>
      </w:r>
      <w:r>
        <w:fldChar w:fldCharType="end"/>
      </w:r>
    </w:p>
    <w:p w14:paraId="7FBAADF5" w14:textId="0DEC0601" w:rsidR="0025632B" w:rsidRDefault="0025632B">
      <w:pPr>
        <w:pStyle w:val="TOC2"/>
        <w:rPr>
          <w:rFonts w:asciiTheme="minorHAnsi" w:eastAsiaTheme="minorEastAsia" w:hAnsiTheme="minorHAnsi" w:cstheme="minorBidi"/>
          <w:sz w:val="22"/>
          <w:szCs w:val="22"/>
          <w:lang w:val="en-US"/>
        </w:rPr>
      </w:pPr>
      <w:r w:rsidRPr="00A32460">
        <w:rPr>
          <w:lang w:val="en-US"/>
        </w:rPr>
        <w:t>7.2</w:t>
      </w:r>
      <w:r>
        <w:rPr>
          <w:rFonts w:asciiTheme="minorHAnsi" w:eastAsiaTheme="minorEastAsia" w:hAnsiTheme="minorHAnsi" w:cstheme="minorBidi"/>
          <w:sz w:val="22"/>
          <w:szCs w:val="22"/>
          <w:lang w:val="en-US"/>
        </w:rPr>
        <w:tab/>
      </w:r>
      <w:r w:rsidRPr="00A32460">
        <w:rPr>
          <w:lang w:val="en-US"/>
        </w:rPr>
        <w:t>Requirements for the E2 interfaces</w:t>
      </w:r>
      <w:r>
        <w:tab/>
      </w:r>
      <w:r>
        <w:fldChar w:fldCharType="begin"/>
      </w:r>
      <w:r>
        <w:instrText xml:space="preserve"> PAGEREF _Toc45723270 \h </w:instrText>
      </w:r>
      <w:r>
        <w:fldChar w:fldCharType="separate"/>
      </w:r>
      <w:r>
        <w:t>31</w:t>
      </w:r>
      <w:r>
        <w:fldChar w:fldCharType="end"/>
      </w:r>
    </w:p>
    <w:p w14:paraId="37B093CE" w14:textId="77D0AE78" w:rsidR="0025632B" w:rsidRDefault="0025632B">
      <w:pPr>
        <w:pStyle w:val="TOC1"/>
        <w:rPr>
          <w:rFonts w:asciiTheme="minorHAnsi" w:eastAsiaTheme="minorEastAsia" w:hAnsiTheme="minorHAnsi" w:cstheme="minorBidi"/>
          <w:szCs w:val="22"/>
          <w:lang w:val="en-US"/>
        </w:rPr>
      </w:pPr>
      <w:r w:rsidRPr="00A32460">
        <w:rPr>
          <w:lang w:val="en-US"/>
        </w:rPr>
        <w:t>8</w:t>
      </w:r>
      <w:r>
        <w:rPr>
          <w:rFonts w:asciiTheme="minorHAnsi" w:eastAsiaTheme="minorEastAsia" w:hAnsiTheme="minorHAnsi" w:cstheme="minorBidi"/>
          <w:szCs w:val="22"/>
          <w:lang w:val="en-US"/>
        </w:rPr>
        <w:tab/>
      </w:r>
      <w:r w:rsidRPr="00A32460">
        <w:rPr>
          <w:lang w:val="en-US"/>
        </w:rPr>
        <w:t>Other E2 interface specifications</w:t>
      </w:r>
      <w:r>
        <w:tab/>
      </w:r>
      <w:r>
        <w:fldChar w:fldCharType="begin"/>
      </w:r>
      <w:r>
        <w:instrText xml:space="preserve"> PAGEREF _Toc45723271 \h </w:instrText>
      </w:r>
      <w:r>
        <w:fldChar w:fldCharType="separate"/>
      </w:r>
      <w:r>
        <w:t>31</w:t>
      </w:r>
      <w:r>
        <w:fldChar w:fldCharType="end"/>
      </w:r>
    </w:p>
    <w:p w14:paraId="0C230CCC" w14:textId="1F3E2711" w:rsidR="0025632B" w:rsidRDefault="0025632B">
      <w:pPr>
        <w:pStyle w:val="TOC2"/>
        <w:rPr>
          <w:rFonts w:asciiTheme="minorHAnsi" w:eastAsiaTheme="minorEastAsia" w:hAnsiTheme="minorHAnsi" w:cstheme="minorBidi"/>
          <w:sz w:val="22"/>
          <w:szCs w:val="22"/>
          <w:lang w:val="en-US"/>
        </w:rPr>
      </w:pPr>
      <w:r w:rsidRPr="00A32460">
        <w:rPr>
          <w:lang w:val="en-US"/>
        </w:rPr>
        <w:t>8.1</w:t>
      </w:r>
      <w:r>
        <w:rPr>
          <w:rFonts w:asciiTheme="minorHAnsi" w:eastAsiaTheme="minorEastAsia" w:hAnsiTheme="minorHAnsi" w:cstheme="minorBidi"/>
          <w:sz w:val="22"/>
          <w:szCs w:val="22"/>
          <w:lang w:val="en-US"/>
        </w:rPr>
        <w:tab/>
      </w:r>
      <w:r w:rsidRPr="00A32460">
        <w:rPr>
          <w:lang w:val="en-US"/>
        </w:rPr>
        <w:t>O-RAN E2 interface: E2 Application Protocol (E2AP) (ORAN-WG3.E2AP)</w:t>
      </w:r>
      <w:r>
        <w:tab/>
      </w:r>
      <w:r>
        <w:fldChar w:fldCharType="begin"/>
      </w:r>
      <w:r>
        <w:instrText xml:space="preserve"> PAGEREF _Toc45723272 \h </w:instrText>
      </w:r>
      <w:r>
        <w:fldChar w:fldCharType="separate"/>
      </w:r>
      <w:r>
        <w:t>31</w:t>
      </w:r>
      <w:r>
        <w:fldChar w:fldCharType="end"/>
      </w:r>
    </w:p>
    <w:p w14:paraId="37AEA21C" w14:textId="311D9938" w:rsidR="0025632B" w:rsidRDefault="0025632B">
      <w:pPr>
        <w:pStyle w:val="TOC2"/>
        <w:rPr>
          <w:rFonts w:asciiTheme="minorHAnsi" w:eastAsiaTheme="minorEastAsia" w:hAnsiTheme="minorHAnsi" w:cstheme="minorBidi"/>
          <w:sz w:val="22"/>
          <w:szCs w:val="22"/>
          <w:lang w:val="en-US"/>
        </w:rPr>
      </w:pPr>
      <w:r w:rsidRPr="00A32460">
        <w:rPr>
          <w:lang w:val="en-US"/>
        </w:rPr>
        <w:t>8.2</w:t>
      </w:r>
      <w:r>
        <w:rPr>
          <w:rFonts w:asciiTheme="minorHAnsi" w:eastAsiaTheme="minorEastAsia" w:hAnsiTheme="minorHAnsi" w:cstheme="minorBidi"/>
          <w:sz w:val="22"/>
          <w:szCs w:val="22"/>
          <w:lang w:val="en-US"/>
        </w:rPr>
        <w:tab/>
      </w:r>
      <w:r w:rsidRPr="00A32460">
        <w:rPr>
          <w:lang w:val="en-US"/>
        </w:rPr>
        <w:t>O-RAN E2 interface: E2 Service Model (E2SM) specifications</w:t>
      </w:r>
      <w:r>
        <w:tab/>
      </w:r>
      <w:r>
        <w:fldChar w:fldCharType="begin"/>
      </w:r>
      <w:r>
        <w:instrText xml:space="preserve"> PAGEREF _Toc45723273 \h </w:instrText>
      </w:r>
      <w:r>
        <w:fldChar w:fldCharType="separate"/>
      </w:r>
      <w:r>
        <w:t>31</w:t>
      </w:r>
      <w:r>
        <w:fldChar w:fldCharType="end"/>
      </w:r>
    </w:p>
    <w:p w14:paraId="418DE842" w14:textId="5CB4FE60" w:rsidR="0025632B" w:rsidRDefault="0025632B">
      <w:pPr>
        <w:pStyle w:val="TOC1"/>
        <w:tabs>
          <w:tab w:val="left" w:pos="1134"/>
        </w:tabs>
        <w:rPr>
          <w:rFonts w:asciiTheme="minorHAnsi" w:eastAsiaTheme="minorEastAsia" w:hAnsiTheme="minorHAnsi" w:cstheme="minorBidi"/>
          <w:szCs w:val="22"/>
          <w:lang w:val="en-US"/>
        </w:rPr>
      </w:pPr>
      <w:r w:rsidRPr="00A32460">
        <w:rPr>
          <w:lang w:val="en-US"/>
        </w:rPr>
        <w:t>Annex A</w:t>
      </w:r>
      <w:r>
        <w:rPr>
          <w:rFonts w:asciiTheme="minorHAnsi" w:eastAsiaTheme="minorEastAsia" w:hAnsiTheme="minorHAnsi" w:cstheme="minorBidi"/>
          <w:szCs w:val="22"/>
          <w:lang w:val="en-US"/>
        </w:rPr>
        <w:tab/>
      </w:r>
      <w:r w:rsidRPr="00A32460">
        <w:rPr>
          <w:lang w:val="en-US"/>
        </w:rPr>
        <w:t xml:space="preserve"> Deployment considerations</w:t>
      </w:r>
      <w:r>
        <w:tab/>
      </w:r>
      <w:r>
        <w:fldChar w:fldCharType="begin"/>
      </w:r>
      <w:r>
        <w:instrText xml:space="preserve"> PAGEREF _Toc45723274 \h </w:instrText>
      </w:r>
      <w:r>
        <w:fldChar w:fldCharType="separate"/>
      </w:r>
      <w:r>
        <w:t>32</w:t>
      </w:r>
      <w:r>
        <w:fldChar w:fldCharType="end"/>
      </w:r>
    </w:p>
    <w:p w14:paraId="7C140EE1" w14:textId="6FF62D91" w:rsidR="0025632B" w:rsidRDefault="0025632B">
      <w:pPr>
        <w:pStyle w:val="TOC2"/>
        <w:rPr>
          <w:rFonts w:asciiTheme="minorHAnsi" w:eastAsiaTheme="minorEastAsia" w:hAnsiTheme="minorHAnsi" w:cstheme="minorBidi"/>
          <w:sz w:val="22"/>
          <w:szCs w:val="22"/>
          <w:lang w:val="en-US"/>
        </w:rPr>
      </w:pPr>
      <w:r w:rsidRPr="00A32460">
        <w:rPr>
          <w:lang w:val="en-US"/>
        </w:rPr>
        <w:t>A.1</w:t>
      </w:r>
      <w:r>
        <w:rPr>
          <w:rFonts w:asciiTheme="minorHAnsi" w:eastAsiaTheme="minorEastAsia" w:hAnsiTheme="minorHAnsi" w:cstheme="minorBidi"/>
          <w:sz w:val="22"/>
          <w:szCs w:val="22"/>
          <w:lang w:val="en-US"/>
        </w:rPr>
        <w:tab/>
      </w:r>
      <w:r w:rsidRPr="00A32460">
        <w:rPr>
          <w:lang w:val="en-US"/>
        </w:rPr>
        <w:t>Deployment use cases</w:t>
      </w:r>
      <w:r>
        <w:tab/>
      </w:r>
      <w:r>
        <w:fldChar w:fldCharType="begin"/>
      </w:r>
      <w:r>
        <w:instrText xml:space="preserve"> PAGEREF _Toc45723275 \h </w:instrText>
      </w:r>
      <w:r>
        <w:fldChar w:fldCharType="separate"/>
      </w:r>
      <w:r>
        <w:t>32</w:t>
      </w:r>
      <w:r>
        <w:fldChar w:fldCharType="end"/>
      </w:r>
    </w:p>
    <w:p w14:paraId="288BC4F3" w14:textId="18248E3C" w:rsidR="0025632B" w:rsidRDefault="0025632B">
      <w:pPr>
        <w:pStyle w:val="TOC1"/>
        <w:rPr>
          <w:rFonts w:asciiTheme="minorHAnsi" w:eastAsiaTheme="minorEastAsia" w:hAnsiTheme="minorHAnsi" w:cstheme="minorBidi"/>
          <w:szCs w:val="22"/>
          <w:lang w:val="en-US"/>
        </w:rPr>
      </w:pPr>
      <w:r w:rsidRPr="00A32460">
        <w:rPr>
          <w:lang w:val="en-US"/>
        </w:rPr>
        <w:t>Annex ZZZ : O-RAN Adopter License Agreement</w:t>
      </w:r>
      <w:r>
        <w:tab/>
      </w:r>
      <w:r>
        <w:fldChar w:fldCharType="begin"/>
      </w:r>
      <w:r>
        <w:instrText xml:space="preserve"> PAGEREF _Toc45723276 \h </w:instrText>
      </w:r>
      <w:r>
        <w:fldChar w:fldCharType="separate"/>
      </w:r>
      <w:r>
        <w:t>34</w:t>
      </w:r>
      <w:r>
        <w:fldChar w:fldCharType="end"/>
      </w:r>
    </w:p>
    <w:p w14:paraId="150F77D2" w14:textId="0B22480A" w:rsidR="0025632B" w:rsidRDefault="0025632B">
      <w:pPr>
        <w:pStyle w:val="TOC2"/>
        <w:rPr>
          <w:rFonts w:asciiTheme="minorHAnsi" w:eastAsiaTheme="minorEastAsia" w:hAnsiTheme="minorHAnsi" w:cstheme="minorBidi"/>
          <w:sz w:val="22"/>
          <w:szCs w:val="22"/>
          <w:lang w:val="en-US"/>
        </w:rPr>
      </w:pPr>
      <w:r w:rsidRPr="00A32460">
        <w:rPr>
          <w:lang w:val="en-US"/>
        </w:rPr>
        <w:t>Section 1: DEFINITIONS</w:t>
      </w:r>
      <w:r>
        <w:tab/>
      </w:r>
      <w:r>
        <w:fldChar w:fldCharType="begin"/>
      </w:r>
      <w:r>
        <w:instrText xml:space="preserve"> PAGEREF _Toc45723277 \h </w:instrText>
      </w:r>
      <w:r>
        <w:fldChar w:fldCharType="separate"/>
      </w:r>
      <w:r>
        <w:t>34</w:t>
      </w:r>
      <w:r>
        <w:fldChar w:fldCharType="end"/>
      </w:r>
    </w:p>
    <w:p w14:paraId="0D746917" w14:textId="4EFCC0BE" w:rsidR="0025632B" w:rsidRDefault="0025632B">
      <w:pPr>
        <w:pStyle w:val="TOC2"/>
        <w:rPr>
          <w:rFonts w:asciiTheme="minorHAnsi" w:eastAsiaTheme="minorEastAsia" w:hAnsiTheme="minorHAnsi" w:cstheme="minorBidi"/>
          <w:sz w:val="22"/>
          <w:szCs w:val="22"/>
          <w:lang w:val="en-US"/>
        </w:rPr>
      </w:pPr>
      <w:r w:rsidRPr="00A32460">
        <w:rPr>
          <w:lang w:val="en-US"/>
        </w:rPr>
        <w:t>Section 2: COPYRIGHT LICENSE</w:t>
      </w:r>
      <w:r>
        <w:tab/>
      </w:r>
      <w:r>
        <w:fldChar w:fldCharType="begin"/>
      </w:r>
      <w:r>
        <w:instrText xml:space="preserve"> PAGEREF _Toc45723278 \h </w:instrText>
      </w:r>
      <w:r>
        <w:fldChar w:fldCharType="separate"/>
      </w:r>
      <w:r>
        <w:t>34</w:t>
      </w:r>
      <w:r>
        <w:fldChar w:fldCharType="end"/>
      </w:r>
    </w:p>
    <w:p w14:paraId="45F05ADE" w14:textId="049EF2CD" w:rsidR="0025632B" w:rsidRDefault="0025632B">
      <w:pPr>
        <w:pStyle w:val="TOC2"/>
        <w:rPr>
          <w:rFonts w:asciiTheme="minorHAnsi" w:eastAsiaTheme="minorEastAsia" w:hAnsiTheme="minorHAnsi" w:cstheme="minorBidi"/>
          <w:sz w:val="22"/>
          <w:szCs w:val="22"/>
          <w:lang w:val="en-US"/>
        </w:rPr>
      </w:pPr>
      <w:r w:rsidRPr="00A32460">
        <w:rPr>
          <w:lang w:val="en-US"/>
        </w:rPr>
        <w:t>Section 3: FRAND LICENSE</w:t>
      </w:r>
      <w:r>
        <w:tab/>
      </w:r>
      <w:r>
        <w:fldChar w:fldCharType="begin"/>
      </w:r>
      <w:r>
        <w:instrText xml:space="preserve"> PAGEREF _Toc45723279 \h </w:instrText>
      </w:r>
      <w:r>
        <w:fldChar w:fldCharType="separate"/>
      </w:r>
      <w:r>
        <w:t>34</w:t>
      </w:r>
      <w:r>
        <w:fldChar w:fldCharType="end"/>
      </w:r>
    </w:p>
    <w:p w14:paraId="30DAC360" w14:textId="3948A78A" w:rsidR="0025632B" w:rsidRDefault="0025632B">
      <w:pPr>
        <w:pStyle w:val="TOC2"/>
        <w:rPr>
          <w:rFonts w:asciiTheme="minorHAnsi" w:eastAsiaTheme="minorEastAsia" w:hAnsiTheme="minorHAnsi" w:cstheme="minorBidi"/>
          <w:sz w:val="22"/>
          <w:szCs w:val="22"/>
          <w:lang w:val="en-US"/>
        </w:rPr>
      </w:pPr>
      <w:r w:rsidRPr="00A32460">
        <w:rPr>
          <w:lang w:val="en-US"/>
        </w:rPr>
        <w:t>Section 4: TERM AND TERMINATION</w:t>
      </w:r>
      <w:r>
        <w:tab/>
      </w:r>
      <w:r>
        <w:fldChar w:fldCharType="begin"/>
      </w:r>
      <w:r>
        <w:instrText xml:space="preserve"> PAGEREF _Toc45723280 \h </w:instrText>
      </w:r>
      <w:r>
        <w:fldChar w:fldCharType="separate"/>
      </w:r>
      <w:r>
        <w:t>35</w:t>
      </w:r>
      <w:r>
        <w:fldChar w:fldCharType="end"/>
      </w:r>
    </w:p>
    <w:p w14:paraId="538613B7" w14:textId="5DA89398" w:rsidR="0025632B" w:rsidRDefault="0025632B">
      <w:pPr>
        <w:pStyle w:val="TOC2"/>
        <w:rPr>
          <w:rFonts w:asciiTheme="minorHAnsi" w:eastAsiaTheme="minorEastAsia" w:hAnsiTheme="minorHAnsi" w:cstheme="minorBidi"/>
          <w:sz w:val="22"/>
          <w:szCs w:val="22"/>
          <w:lang w:val="en-US"/>
        </w:rPr>
      </w:pPr>
      <w:r w:rsidRPr="00A32460">
        <w:rPr>
          <w:lang w:val="en-US"/>
        </w:rPr>
        <w:t>Section 5: CONFIDENTIALITY</w:t>
      </w:r>
      <w:r>
        <w:tab/>
      </w:r>
      <w:r>
        <w:fldChar w:fldCharType="begin"/>
      </w:r>
      <w:r>
        <w:instrText xml:space="preserve"> PAGEREF _Toc45723281 \h </w:instrText>
      </w:r>
      <w:r>
        <w:fldChar w:fldCharType="separate"/>
      </w:r>
      <w:r>
        <w:t>35</w:t>
      </w:r>
      <w:r>
        <w:fldChar w:fldCharType="end"/>
      </w:r>
    </w:p>
    <w:p w14:paraId="59AF2527" w14:textId="117B7BB7" w:rsidR="0025632B" w:rsidRDefault="0025632B">
      <w:pPr>
        <w:pStyle w:val="TOC2"/>
        <w:rPr>
          <w:rFonts w:asciiTheme="minorHAnsi" w:eastAsiaTheme="minorEastAsia" w:hAnsiTheme="minorHAnsi" w:cstheme="minorBidi"/>
          <w:sz w:val="22"/>
          <w:szCs w:val="22"/>
          <w:lang w:val="en-US"/>
        </w:rPr>
      </w:pPr>
      <w:r w:rsidRPr="00A32460">
        <w:rPr>
          <w:lang w:val="en-US"/>
        </w:rPr>
        <w:t>Section 6: INDEMNIFICATION</w:t>
      </w:r>
      <w:r>
        <w:tab/>
      </w:r>
      <w:r>
        <w:fldChar w:fldCharType="begin"/>
      </w:r>
      <w:r>
        <w:instrText xml:space="preserve"> PAGEREF _Toc45723282 \h </w:instrText>
      </w:r>
      <w:r>
        <w:fldChar w:fldCharType="separate"/>
      </w:r>
      <w:r>
        <w:t>35</w:t>
      </w:r>
      <w:r>
        <w:fldChar w:fldCharType="end"/>
      </w:r>
    </w:p>
    <w:p w14:paraId="2F31228F" w14:textId="0D541F6E" w:rsidR="0025632B" w:rsidRDefault="0025632B">
      <w:pPr>
        <w:pStyle w:val="TOC2"/>
        <w:rPr>
          <w:rFonts w:asciiTheme="minorHAnsi" w:eastAsiaTheme="minorEastAsia" w:hAnsiTheme="minorHAnsi" w:cstheme="minorBidi"/>
          <w:sz w:val="22"/>
          <w:szCs w:val="22"/>
          <w:lang w:val="en-US"/>
        </w:rPr>
      </w:pPr>
      <w:r w:rsidRPr="00A32460">
        <w:rPr>
          <w:lang w:val="en-US"/>
        </w:rPr>
        <w:t>Section 7: LIMITATIONS ON LIABILITY; NO WARRANTY</w:t>
      </w:r>
      <w:r>
        <w:tab/>
      </w:r>
      <w:r>
        <w:fldChar w:fldCharType="begin"/>
      </w:r>
      <w:r>
        <w:instrText xml:space="preserve"> PAGEREF _Toc45723283 \h </w:instrText>
      </w:r>
      <w:r>
        <w:fldChar w:fldCharType="separate"/>
      </w:r>
      <w:r>
        <w:t>36</w:t>
      </w:r>
      <w:r>
        <w:fldChar w:fldCharType="end"/>
      </w:r>
    </w:p>
    <w:p w14:paraId="0B07962E" w14:textId="4811F9C7" w:rsidR="0025632B" w:rsidRDefault="0025632B">
      <w:pPr>
        <w:pStyle w:val="TOC2"/>
        <w:rPr>
          <w:rFonts w:asciiTheme="minorHAnsi" w:eastAsiaTheme="minorEastAsia" w:hAnsiTheme="minorHAnsi" w:cstheme="minorBidi"/>
          <w:sz w:val="22"/>
          <w:szCs w:val="22"/>
          <w:lang w:val="en-US"/>
        </w:rPr>
      </w:pPr>
      <w:r w:rsidRPr="00A32460">
        <w:rPr>
          <w:lang w:val="en-US"/>
        </w:rPr>
        <w:t>Section 8: ASSIGNMENT</w:t>
      </w:r>
      <w:r>
        <w:tab/>
      </w:r>
      <w:r>
        <w:fldChar w:fldCharType="begin"/>
      </w:r>
      <w:r>
        <w:instrText xml:space="preserve"> PAGEREF _Toc45723284 \h </w:instrText>
      </w:r>
      <w:r>
        <w:fldChar w:fldCharType="separate"/>
      </w:r>
      <w:r>
        <w:t>36</w:t>
      </w:r>
      <w:r>
        <w:fldChar w:fldCharType="end"/>
      </w:r>
    </w:p>
    <w:p w14:paraId="3D19081A" w14:textId="2947DDDB" w:rsidR="0025632B" w:rsidRDefault="0025632B">
      <w:pPr>
        <w:pStyle w:val="TOC2"/>
        <w:rPr>
          <w:rFonts w:asciiTheme="minorHAnsi" w:eastAsiaTheme="minorEastAsia" w:hAnsiTheme="minorHAnsi" w:cstheme="minorBidi"/>
          <w:sz w:val="22"/>
          <w:szCs w:val="22"/>
          <w:lang w:val="en-US"/>
        </w:rPr>
      </w:pPr>
      <w:r w:rsidRPr="00A32460">
        <w:rPr>
          <w:lang w:val="en-US"/>
        </w:rPr>
        <w:lastRenderedPageBreak/>
        <w:t>Section 9: THIRD-PARTY BENEFICIARY RIGHTS</w:t>
      </w:r>
      <w:r>
        <w:tab/>
      </w:r>
      <w:r>
        <w:fldChar w:fldCharType="begin"/>
      </w:r>
      <w:r>
        <w:instrText xml:space="preserve"> PAGEREF _Toc45723285 \h </w:instrText>
      </w:r>
      <w:r>
        <w:fldChar w:fldCharType="separate"/>
      </w:r>
      <w:r>
        <w:t>36</w:t>
      </w:r>
      <w:r>
        <w:fldChar w:fldCharType="end"/>
      </w:r>
    </w:p>
    <w:p w14:paraId="0458996D" w14:textId="1AC7A315" w:rsidR="0025632B" w:rsidRDefault="0025632B">
      <w:pPr>
        <w:pStyle w:val="TOC2"/>
        <w:rPr>
          <w:rFonts w:asciiTheme="minorHAnsi" w:eastAsiaTheme="minorEastAsia" w:hAnsiTheme="minorHAnsi" w:cstheme="minorBidi"/>
          <w:sz w:val="22"/>
          <w:szCs w:val="22"/>
          <w:lang w:val="en-US"/>
        </w:rPr>
      </w:pPr>
      <w:r w:rsidRPr="00A32460">
        <w:rPr>
          <w:lang w:val="en-US"/>
        </w:rPr>
        <w:t>Section 10: BINDING ON AFFILIATES</w:t>
      </w:r>
      <w:r>
        <w:tab/>
      </w:r>
      <w:r>
        <w:fldChar w:fldCharType="begin"/>
      </w:r>
      <w:r>
        <w:instrText xml:space="preserve"> PAGEREF _Toc45723286 \h </w:instrText>
      </w:r>
      <w:r>
        <w:fldChar w:fldCharType="separate"/>
      </w:r>
      <w:r>
        <w:t>36</w:t>
      </w:r>
      <w:r>
        <w:fldChar w:fldCharType="end"/>
      </w:r>
    </w:p>
    <w:p w14:paraId="5602A51E" w14:textId="28EB08BA" w:rsidR="0025632B" w:rsidRDefault="0025632B">
      <w:pPr>
        <w:pStyle w:val="TOC2"/>
        <w:rPr>
          <w:rFonts w:asciiTheme="minorHAnsi" w:eastAsiaTheme="minorEastAsia" w:hAnsiTheme="minorHAnsi" w:cstheme="minorBidi"/>
          <w:sz w:val="22"/>
          <w:szCs w:val="22"/>
          <w:lang w:val="en-US"/>
        </w:rPr>
      </w:pPr>
      <w:r w:rsidRPr="00A32460">
        <w:rPr>
          <w:lang w:val="en-US"/>
        </w:rPr>
        <w:t>Section 11: GENERAL</w:t>
      </w:r>
      <w:r>
        <w:tab/>
      </w:r>
      <w:r>
        <w:fldChar w:fldCharType="begin"/>
      </w:r>
      <w:r>
        <w:instrText xml:space="preserve"> PAGEREF _Toc45723287 \h </w:instrText>
      </w:r>
      <w:r>
        <w:fldChar w:fldCharType="separate"/>
      </w:r>
      <w:r>
        <w:t>36</w:t>
      </w:r>
      <w:r>
        <w:fldChar w:fldCharType="end"/>
      </w:r>
    </w:p>
    <w:p w14:paraId="34D86782" w14:textId="41AAC03B" w:rsidR="003A3534" w:rsidRPr="00AA6C40" w:rsidRDefault="0068401A" w:rsidP="006D24EB">
      <w:pPr>
        <w:pStyle w:val="CRCoverPage"/>
        <w:rPr>
          <w:rFonts w:eastAsia="Batang" w:cs="Arial"/>
          <w:b/>
          <w:color w:val="000000"/>
          <w:sz w:val="24"/>
          <w:szCs w:val="24"/>
          <w:lang w:val="en-US"/>
        </w:rPr>
      </w:pPr>
      <w:r w:rsidRPr="00AA6C40">
        <w:rPr>
          <w:sz w:val="22"/>
          <w:lang w:val="en-US"/>
        </w:rPr>
        <w:fldChar w:fldCharType="end"/>
      </w:r>
    </w:p>
    <w:p w14:paraId="6D07C695" w14:textId="7E7C669E" w:rsidR="00423FC6" w:rsidRPr="00AA6C40" w:rsidRDefault="00423FC6">
      <w:pPr>
        <w:spacing w:after="0"/>
      </w:pPr>
      <w:r w:rsidRPr="00AA6C40">
        <w:br w:type="page"/>
      </w:r>
    </w:p>
    <w:p w14:paraId="5E5A3298" w14:textId="26FF12C7" w:rsidR="00E57560" w:rsidRPr="00AA6C40" w:rsidRDefault="00D24B81" w:rsidP="001E25E5">
      <w:pPr>
        <w:pStyle w:val="1"/>
        <w:numPr>
          <w:ilvl w:val="0"/>
          <w:numId w:val="0"/>
        </w:numPr>
        <w:rPr>
          <w:lang w:val="en-US"/>
        </w:rPr>
      </w:pPr>
      <w:bookmarkStart w:id="3" w:name="_Toc45723237"/>
      <w:r w:rsidRPr="00AA6C40">
        <w:rPr>
          <w:lang w:val="en-US"/>
        </w:rPr>
        <w:lastRenderedPageBreak/>
        <w:t>1</w:t>
      </w:r>
      <w:r w:rsidR="0040075C" w:rsidRPr="00AA6C40">
        <w:rPr>
          <w:lang w:val="en-US"/>
        </w:rPr>
        <w:tab/>
      </w:r>
      <w:bookmarkStart w:id="4" w:name="_Ref8225604"/>
      <w:bookmarkStart w:id="5" w:name="_Ref8225606"/>
      <w:r w:rsidR="00E57560" w:rsidRPr="00AA6C40">
        <w:rPr>
          <w:lang w:val="en-US"/>
        </w:rPr>
        <w:t>Introductory Material</w:t>
      </w:r>
      <w:bookmarkEnd w:id="3"/>
      <w:bookmarkEnd w:id="4"/>
      <w:bookmarkEnd w:id="5"/>
    </w:p>
    <w:p w14:paraId="4553E3C9" w14:textId="14432C7E" w:rsidR="00080512" w:rsidRPr="00AA6C40" w:rsidRDefault="00D24B81" w:rsidP="001E25E5">
      <w:pPr>
        <w:pStyle w:val="2"/>
        <w:numPr>
          <w:ilvl w:val="0"/>
          <w:numId w:val="0"/>
        </w:numPr>
        <w:ind w:left="576" w:hanging="576"/>
        <w:rPr>
          <w:lang w:val="en-US"/>
        </w:rPr>
      </w:pPr>
      <w:bookmarkStart w:id="6" w:name="_Toc45723238"/>
      <w:r w:rsidRPr="00AA6C40">
        <w:rPr>
          <w:lang w:val="en-US"/>
        </w:rPr>
        <w:t>1.1</w:t>
      </w:r>
      <w:r w:rsidRPr="00AA6C40">
        <w:rPr>
          <w:lang w:val="en-US"/>
        </w:rPr>
        <w:tab/>
      </w:r>
      <w:r w:rsidR="00080512" w:rsidRPr="00AA6C40">
        <w:rPr>
          <w:lang w:val="en-US"/>
        </w:rPr>
        <w:t>Scope</w:t>
      </w:r>
      <w:bookmarkEnd w:id="6"/>
    </w:p>
    <w:p w14:paraId="3E566572" w14:textId="77777777" w:rsidR="000E12C5" w:rsidRPr="00AA6C40" w:rsidRDefault="000E12C5" w:rsidP="00BB5D67">
      <w:pPr>
        <w:spacing w:after="120"/>
      </w:pPr>
      <w:r w:rsidRPr="00AA6C40">
        <w:t xml:space="preserve">This Technical Specification has been produced by the </w:t>
      </w:r>
      <w:r w:rsidR="005F702F" w:rsidRPr="00AA6C40">
        <w:t>O-RAN Alliance</w:t>
      </w:r>
      <w:r w:rsidRPr="00AA6C40">
        <w:t>.</w:t>
      </w:r>
    </w:p>
    <w:p w14:paraId="137E8E93" w14:textId="77777777" w:rsidR="000E12C5" w:rsidRPr="00AA6C40" w:rsidRDefault="000E12C5" w:rsidP="00BB5D67">
      <w:pPr>
        <w:spacing w:after="120"/>
      </w:pPr>
      <w:r w:rsidRPr="00AA6C40">
        <w:t xml:space="preserve">The contents of the present document are subject to continuing work within </w:t>
      </w:r>
      <w:r w:rsidR="005F702F" w:rsidRPr="00AA6C40">
        <w:t>O-</w:t>
      </w:r>
      <w:r w:rsidRPr="00AA6C40">
        <w:t xml:space="preserve">RAN and may change following formal </w:t>
      </w:r>
      <w:r w:rsidR="005F702F" w:rsidRPr="00AA6C40">
        <w:t>O-</w:t>
      </w:r>
      <w:r w:rsidRPr="00AA6C40">
        <w:t xml:space="preserve">RAN approval. Should the </w:t>
      </w:r>
      <w:r w:rsidR="005F702F" w:rsidRPr="00AA6C40">
        <w:t>O-</w:t>
      </w:r>
      <w:r w:rsidRPr="00AA6C40">
        <w:t>RAN</w:t>
      </w:r>
      <w:r w:rsidR="005F702F" w:rsidRPr="00AA6C40">
        <w:t xml:space="preserve"> Alliance</w:t>
      </w:r>
      <w:r w:rsidRPr="00AA6C40">
        <w:t xml:space="preserve"> modify the contents of the present document, it will be re-released by </w:t>
      </w:r>
      <w:r w:rsidR="005F702F" w:rsidRPr="00AA6C40">
        <w:t>O-</w:t>
      </w:r>
      <w:r w:rsidRPr="00AA6C40">
        <w:t>RAN with an identifying change of release date and an increase in version number as follows:</w:t>
      </w:r>
    </w:p>
    <w:p w14:paraId="79304DCE" w14:textId="77777777" w:rsidR="000E12C5" w:rsidRPr="00AA6C40" w:rsidRDefault="000E12C5" w:rsidP="00BB5D67">
      <w:pPr>
        <w:pStyle w:val="B1"/>
        <w:spacing w:after="120"/>
      </w:pPr>
      <w:r w:rsidRPr="00AA6C40">
        <w:t xml:space="preserve">Release </w:t>
      </w:r>
      <w:proofErr w:type="spellStart"/>
      <w:r w:rsidRPr="00AA6C40">
        <w:t>x.y.z</w:t>
      </w:r>
      <w:proofErr w:type="spellEnd"/>
    </w:p>
    <w:p w14:paraId="4D25BEB6" w14:textId="77777777" w:rsidR="000E12C5" w:rsidRPr="00AA6C40" w:rsidRDefault="000E12C5" w:rsidP="00BB5D67">
      <w:pPr>
        <w:pStyle w:val="B1"/>
        <w:spacing w:after="120"/>
      </w:pPr>
      <w:r w:rsidRPr="00AA6C40">
        <w:t>where:</w:t>
      </w:r>
    </w:p>
    <w:p w14:paraId="3C123518" w14:textId="77777777" w:rsidR="000E12C5" w:rsidRPr="00AA6C40" w:rsidRDefault="000E12C5" w:rsidP="00BB5D67">
      <w:pPr>
        <w:pStyle w:val="B2"/>
        <w:spacing w:after="120"/>
        <w:ind w:left="850" w:hanging="288"/>
      </w:pPr>
      <w:r w:rsidRPr="00AA6C40">
        <w:t>x</w:t>
      </w:r>
      <w:r w:rsidRPr="00AA6C40">
        <w:tab/>
        <w:t>the first digit</w:t>
      </w:r>
      <w:r w:rsidR="00BB5D67" w:rsidRPr="00AA6C40">
        <w:t xml:space="preserve"> is incremented for all changes of substance, i.e. technical enhancements, corrections, updates, etc. (the initial approved document will have x=01).</w:t>
      </w:r>
    </w:p>
    <w:p w14:paraId="218B9F8E" w14:textId="77777777" w:rsidR="000E12C5" w:rsidRPr="00AA6C40" w:rsidRDefault="000E12C5" w:rsidP="00BB5D67">
      <w:pPr>
        <w:pStyle w:val="B2"/>
        <w:spacing w:after="120"/>
      </w:pPr>
      <w:r w:rsidRPr="00AA6C40">
        <w:t>y</w:t>
      </w:r>
      <w:r w:rsidRPr="00AA6C40">
        <w:tab/>
      </w:r>
      <w:r w:rsidR="00BB5D67" w:rsidRPr="00AA6C40">
        <w:t>the second digit is incremented when editorial only changes have been incorporated in the document.</w:t>
      </w:r>
    </w:p>
    <w:p w14:paraId="0474C928" w14:textId="77777777" w:rsidR="000E12C5" w:rsidRPr="00AA6C40" w:rsidRDefault="000E12C5" w:rsidP="00BB5D67">
      <w:pPr>
        <w:pStyle w:val="B2"/>
        <w:spacing w:after="120"/>
      </w:pPr>
      <w:r w:rsidRPr="00AA6C40">
        <w:t>z</w:t>
      </w:r>
      <w:r w:rsidRPr="00AA6C40">
        <w:tab/>
        <w:t xml:space="preserve">the third digit </w:t>
      </w:r>
      <w:r w:rsidR="00BB5D67" w:rsidRPr="00AA6C40">
        <w:t>included only in working versions of the document indicating incremental changes during the editing process</w:t>
      </w:r>
      <w:r w:rsidRPr="00AA6C40">
        <w:t>.</w:t>
      </w:r>
    </w:p>
    <w:p w14:paraId="0F55AA59" w14:textId="4C01694E" w:rsidR="00504993" w:rsidRPr="00AA6C40" w:rsidRDefault="00504993" w:rsidP="00504993">
      <w:pPr>
        <w:rPr>
          <w:lang w:eastAsia="ja-JP"/>
        </w:rPr>
      </w:pPr>
      <w:r w:rsidRPr="00AA6C40">
        <w:t>The present document</w:t>
      </w:r>
      <w:r w:rsidRPr="00AA6C40">
        <w:rPr>
          <w:lang w:eastAsia="ja-JP"/>
        </w:rPr>
        <w:t xml:space="preserve"> describes the overall architecture of the </w:t>
      </w:r>
      <w:r w:rsidR="00617808" w:rsidRPr="00AA6C40">
        <w:rPr>
          <w:lang w:eastAsia="ja-JP"/>
        </w:rPr>
        <w:t>N</w:t>
      </w:r>
      <w:r w:rsidR="00E76A88" w:rsidRPr="00AA6C40">
        <w:rPr>
          <w:lang w:eastAsia="ja-JP"/>
        </w:rPr>
        <w:t>ear</w:t>
      </w:r>
      <w:r w:rsidR="00617808" w:rsidRPr="00AA6C40">
        <w:rPr>
          <w:lang w:eastAsia="ja-JP"/>
        </w:rPr>
        <w:t>-RT-RIC</w:t>
      </w:r>
      <w:r w:rsidRPr="00AA6C40">
        <w:rPr>
          <w:lang w:eastAsia="ja-JP"/>
        </w:rPr>
        <w:t xml:space="preserve"> (RAN Intelligent Controller) </w:t>
      </w:r>
      <w:r w:rsidR="00E76A88" w:rsidRPr="00AA6C40">
        <w:rPr>
          <w:lang w:eastAsia="ja-JP"/>
        </w:rPr>
        <w:t>and the general aspects and principles of the E2 interface, including</w:t>
      </w:r>
      <w:r w:rsidRPr="00AA6C40">
        <w:rPr>
          <w:lang w:eastAsia="ja-JP"/>
        </w:rPr>
        <w:t xml:space="preserve"> the interaction </w:t>
      </w:r>
      <w:r w:rsidR="00E76A88" w:rsidRPr="00AA6C40">
        <w:rPr>
          <w:lang w:eastAsia="ja-JP"/>
        </w:rPr>
        <w:t xml:space="preserve">with </w:t>
      </w:r>
      <w:r w:rsidRPr="00AA6C40">
        <w:rPr>
          <w:lang w:eastAsia="ja-JP"/>
        </w:rPr>
        <w:t>applications</w:t>
      </w:r>
      <w:r w:rsidR="00E76A88" w:rsidRPr="00AA6C40">
        <w:rPr>
          <w:lang w:eastAsia="ja-JP"/>
        </w:rPr>
        <w:t xml:space="preserve"> hosted in the Near-RT RIC</w:t>
      </w:r>
      <w:r w:rsidRPr="00AA6C40">
        <w:rPr>
          <w:lang w:eastAsia="ja-JP"/>
        </w:rPr>
        <w:t>.</w:t>
      </w:r>
    </w:p>
    <w:bookmarkStart w:id="7" w:name="_References"/>
    <w:bookmarkStart w:id="8" w:name="_Toc45723239"/>
    <w:bookmarkEnd w:id="7"/>
    <w:p w14:paraId="6474CF41" w14:textId="3D02F903" w:rsidR="00E059F5" w:rsidRPr="00AA6C40" w:rsidRDefault="00D5480C" w:rsidP="001E25E5">
      <w:pPr>
        <w:pStyle w:val="1"/>
        <w:numPr>
          <w:ilvl w:val="0"/>
          <w:numId w:val="0"/>
        </w:numPr>
        <w:ind w:left="432" w:hanging="432"/>
        <w:rPr>
          <w:lang w:val="en-US"/>
        </w:rPr>
      </w:pPr>
      <w:sdt>
        <w:sdtPr>
          <w:rPr>
            <w:lang w:val="en-US"/>
          </w:rPr>
          <w:id w:val="-1757197544"/>
          <w:docPartObj>
            <w:docPartGallery w:val="Bibliographies"/>
            <w:docPartUnique/>
          </w:docPartObj>
        </w:sdtPr>
        <w:sdtContent>
          <w:r w:rsidR="00D24B81" w:rsidRPr="00AA6C40">
            <w:rPr>
              <w:lang w:val="en-US"/>
            </w:rPr>
            <w:t>2</w:t>
          </w:r>
          <w:r w:rsidR="00D24B81" w:rsidRPr="00AA6C40">
            <w:rPr>
              <w:lang w:val="en-US"/>
            </w:rPr>
            <w:tab/>
          </w:r>
          <w:r w:rsidR="00E059F5" w:rsidRPr="00AA6C40">
            <w:rPr>
              <w:lang w:val="en-US"/>
            </w:rPr>
            <w:t>References</w:t>
          </w:r>
        </w:sdtContent>
      </w:sdt>
      <w:bookmarkEnd w:id="8"/>
    </w:p>
    <w:p w14:paraId="703FCFEB" w14:textId="77777777" w:rsidR="00E059F5" w:rsidRPr="00AA6C40" w:rsidRDefault="00E059F5" w:rsidP="00E059F5">
      <w:r w:rsidRPr="00AA6C40">
        <w:t>The following documents contain provisions which, through reference in this text, constitute provisions of the present document.</w:t>
      </w:r>
    </w:p>
    <w:p w14:paraId="5B186C5F" w14:textId="77777777" w:rsidR="00E059F5" w:rsidRPr="00AA6C40" w:rsidRDefault="00E059F5" w:rsidP="00E059F5">
      <w:pPr>
        <w:pStyle w:val="B1"/>
      </w:pPr>
      <w:r w:rsidRPr="00AA6C40">
        <w:t>-</w:t>
      </w:r>
      <w:r w:rsidRPr="00AA6C40">
        <w:tab/>
        <w:t>References are either specific (identified by date of publication, edition number, version number, etc.) or non</w:t>
      </w:r>
      <w:r w:rsidRPr="00AA6C40">
        <w:noBreakHyphen/>
        <w:t>specific.</w:t>
      </w:r>
    </w:p>
    <w:p w14:paraId="5302580B" w14:textId="77777777" w:rsidR="00E059F5" w:rsidRPr="00AA6C40" w:rsidRDefault="00E059F5" w:rsidP="00E059F5">
      <w:pPr>
        <w:pStyle w:val="B1"/>
      </w:pPr>
      <w:r w:rsidRPr="00AA6C40">
        <w:t>-</w:t>
      </w:r>
      <w:r w:rsidRPr="00AA6C40">
        <w:tab/>
        <w:t>For a specific reference, subsequent revisions do not apply.</w:t>
      </w:r>
    </w:p>
    <w:p w14:paraId="1BF88E8A" w14:textId="77777777" w:rsidR="00E059F5" w:rsidRPr="00AA6C40" w:rsidRDefault="00E059F5" w:rsidP="00E059F5">
      <w:pPr>
        <w:pStyle w:val="B1"/>
      </w:pPr>
      <w:r w:rsidRPr="00AA6C40">
        <w:t>-</w:t>
      </w:r>
      <w:r w:rsidRPr="00AA6C40">
        <w:tab/>
        <w:t xml:space="preserve">For a non-specific reference, the latest version applies. In the case of a reference to a 3GPP document (including a GSM document), a non-specific reference implicitly refers to the latest version of that document </w:t>
      </w:r>
      <w:r w:rsidRPr="00AA6C40">
        <w:rPr>
          <w:i/>
          <w:iCs/>
        </w:rPr>
        <w:t>in the same Release as the present document</w:t>
      </w:r>
      <w:r w:rsidRPr="00AA6C40">
        <w:t>.</w:t>
      </w:r>
    </w:p>
    <w:p w14:paraId="2981173B" w14:textId="77777777" w:rsidR="00E059F5" w:rsidRPr="00AA6C40" w:rsidRDefault="00E059F5" w:rsidP="00E059F5">
      <w:pPr>
        <w:pStyle w:val="EX"/>
      </w:pPr>
      <w:r w:rsidRPr="00AA6C40">
        <w:t>[1]</w:t>
      </w:r>
      <w:r w:rsidRPr="00AA6C40">
        <w:tab/>
        <w:t>3GPP TR 21.905: "Vocabulary for 3GPP Specifications".</w:t>
      </w:r>
    </w:p>
    <w:p w14:paraId="707835A3" w14:textId="30F2B4EE" w:rsidR="00341CA2" w:rsidRPr="00AA6C40" w:rsidRDefault="00341CA2" w:rsidP="00341CA2">
      <w:pPr>
        <w:keepLines/>
        <w:ind w:left="1702" w:hanging="1418"/>
        <w:rPr>
          <w:highlight w:val="red"/>
        </w:rPr>
      </w:pPr>
      <w:r w:rsidRPr="00AA6C40">
        <w:t>[2]</w:t>
      </w:r>
      <w:r w:rsidRPr="00AA6C40">
        <w:tab/>
        <w:t>ORAN-WG3.E2AP, “O-RAN Working Group 3, Near-Real-time RAN Intelligent Controller, E2 Application Protocol (E2AP)”</w:t>
      </w:r>
      <w:r w:rsidR="001E7729" w:rsidRPr="00AA6C40">
        <w:t>.</w:t>
      </w:r>
    </w:p>
    <w:p w14:paraId="4EAEA6A0" w14:textId="3E332234" w:rsidR="00341CA2" w:rsidRPr="00AA6C40" w:rsidRDefault="00341CA2" w:rsidP="00341CA2">
      <w:pPr>
        <w:keepLines/>
        <w:ind w:left="1702" w:hanging="1418"/>
      </w:pPr>
      <w:r w:rsidRPr="00AA6C40">
        <w:t>[</w:t>
      </w:r>
      <w:r w:rsidR="008D2740" w:rsidRPr="00AA6C40">
        <w:t>3</w:t>
      </w:r>
      <w:r w:rsidRPr="00AA6C40">
        <w:t>]</w:t>
      </w:r>
      <w:r w:rsidRPr="00AA6C40">
        <w:tab/>
        <w:t>ORAN-WG2.A1.GA&amp;P, “O-RAN Working Group 2, A1 interface: General Aspects and Principles”</w:t>
      </w:r>
      <w:r w:rsidR="001E7729" w:rsidRPr="00AA6C40">
        <w:t>.</w:t>
      </w:r>
    </w:p>
    <w:p w14:paraId="1D3B1E12" w14:textId="670DBA72" w:rsidR="00341CA2" w:rsidRPr="00AA6C40" w:rsidRDefault="00341CA2" w:rsidP="00341CA2">
      <w:pPr>
        <w:keepLines/>
        <w:ind w:left="1702" w:hanging="1418"/>
      </w:pPr>
      <w:r w:rsidRPr="00AA6C40">
        <w:t>[</w:t>
      </w:r>
      <w:r w:rsidR="008D2740" w:rsidRPr="00AA6C40">
        <w:t>4</w:t>
      </w:r>
      <w:r w:rsidRPr="00AA6C40">
        <w:t>]</w:t>
      </w:r>
      <w:r w:rsidRPr="00AA6C40">
        <w:tab/>
        <w:t>O-RAN-WG1.O1-Interface, “O-RAN Operations and Maintenance Interface Specification”</w:t>
      </w:r>
      <w:r w:rsidR="001E7729" w:rsidRPr="00AA6C40">
        <w:t>.</w:t>
      </w:r>
    </w:p>
    <w:p w14:paraId="40320AF2" w14:textId="07BE733A" w:rsidR="00E059F5" w:rsidRPr="00AA6C40" w:rsidRDefault="00E059F5" w:rsidP="00E059F5">
      <w:pPr>
        <w:pStyle w:val="EX"/>
      </w:pPr>
      <w:r w:rsidRPr="00AA6C40">
        <w:t>[</w:t>
      </w:r>
      <w:r w:rsidR="008D2740" w:rsidRPr="00AA6C40">
        <w:t>5</w:t>
      </w:r>
      <w:r w:rsidRPr="00AA6C40">
        <w:t>]</w:t>
      </w:r>
      <w:r w:rsidRPr="00AA6C40">
        <w:tab/>
        <w:t>3GPP TS 36.401: "Evolved Universal Terrestrial Radio Access Network (E-UTRAN); Architecture Description".</w:t>
      </w:r>
    </w:p>
    <w:p w14:paraId="5ADAB7A9" w14:textId="305734B0" w:rsidR="00E059F5" w:rsidRPr="00AA6C40" w:rsidRDefault="00E059F5" w:rsidP="00E059F5">
      <w:pPr>
        <w:pStyle w:val="EX"/>
      </w:pPr>
      <w:r w:rsidRPr="00AA6C40">
        <w:t>[</w:t>
      </w:r>
      <w:r w:rsidR="008D2740" w:rsidRPr="00AA6C40">
        <w:t>6</w:t>
      </w:r>
      <w:r w:rsidRPr="00AA6C40">
        <w:t>]</w:t>
      </w:r>
      <w:r w:rsidRPr="00AA6C40">
        <w:tab/>
        <w:t>3GPP TS 38.401: "NG-RAN; Architecture description".</w:t>
      </w:r>
    </w:p>
    <w:p w14:paraId="7B70EC37" w14:textId="1C8D1BC2" w:rsidR="00C671DC" w:rsidRPr="00AA6C40" w:rsidRDefault="00845A12" w:rsidP="00E059F5">
      <w:pPr>
        <w:pStyle w:val="EX"/>
      </w:pPr>
      <w:r w:rsidRPr="00AA6C40">
        <w:t>[</w:t>
      </w:r>
      <w:r w:rsidR="008D2740" w:rsidRPr="00AA6C40">
        <w:t>7</w:t>
      </w:r>
      <w:r w:rsidRPr="00AA6C40">
        <w:t>]</w:t>
      </w:r>
      <w:r w:rsidRPr="00AA6C40">
        <w:tab/>
        <w:t>3GPP TS 36.423: “Evolved Universal Terrestrial Radio Access Network (E-UTRAN); X2 application protocol (X2AP)”.</w:t>
      </w:r>
    </w:p>
    <w:p w14:paraId="7B726A99" w14:textId="7F4BB9C6" w:rsidR="00B027B5" w:rsidRPr="00AA6C40" w:rsidRDefault="00B027B5" w:rsidP="00E059F5">
      <w:pPr>
        <w:pStyle w:val="EX"/>
        <w:rPr>
          <w:color w:val="FF0000"/>
        </w:rPr>
      </w:pPr>
      <w:r w:rsidRPr="00AA6C40">
        <w:t>[</w:t>
      </w:r>
      <w:r w:rsidR="008D2740" w:rsidRPr="00AA6C40">
        <w:t>8</w:t>
      </w:r>
      <w:r w:rsidRPr="00AA6C40">
        <w:t>]</w:t>
      </w:r>
      <w:r w:rsidRPr="00AA6C40">
        <w:tab/>
      </w:r>
      <w:r w:rsidR="00341CA2" w:rsidRPr="00AA6C40">
        <w:t>O-RAN-WG1.OAM Architecture</w:t>
      </w:r>
      <w:r w:rsidR="00341CA2" w:rsidRPr="00AA6C40">
        <w:rPr>
          <w:rStyle w:val="EditorsNoteChar"/>
          <w:color w:val="auto"/>
          <w:lang w:val="en-US"/>
        </w:rPr>
        <w:t>, “O-RAN Operations and Maintenance Architecture”</w:t>
      </w:r>
      <w:r w:rsidR="001E7729" w:rsidRPr="00AA6C40">
        <w:rPr>
          <w:rStyle w:val="EditorsNoteChar"/>
          <w:color w:val="auto"/>
          <w:lang w:val="en-US"/>
        </w:rPr>
        <w:t>.</w:t>
      </w:r>
    </w:p>
    <w:p w14:paraId="5651DB3E" w14:textId="6023A2D8" w:rsidR="00D24B81" w:rsidRPr="00AA6C40" w:rsidRDefault="00D24B81" w:rsidP="00E059F5">
      <w:pPr>
        <w:pStyle w:val="EX"/>
      </w:pPr>
      <w:r w:rsidRPr="00AA6C40">
        <w:t>[</w:t>
      </w:r>
      <w:r w:rsidR="008D2740" w:rsidRPr="00AA6C40">
        <w:t>9</w:t>
      </w:r>
      <w:r w:rsidRPr="00AA6C40">
        <w:t>]</w:t>
      </w:r>
      <w:r w:rsidRPr="00AA6C40">
        <w:tab/>
        <w:t>3GPP TS 38.410 “NG general aspects and principles”</w:t>
      </w:r>
      <w:r w:rsidR="001E7729" w:rsidRPr="00AA6C40">
        <w:t>.</w:t>
      </w:r>
    </w:p>
    <w:p w14:paraId="06690D5D" w14:textId="6A13D5A4" w:rsidR="00D24B81" w:rsidRPr="00AA6C40" w:rsidRDefault="00D24B81" w:rsidP="00E059F5">
      <w:pPr>
        <w:pStyle w:val="EX"/>
      </w:pPr>
      <w:r w:rsidRPr="00AA6C40">
        <w:lastRenderedPageBreak/>
        <w:t>[</w:t>
      </w:r>
      <w:r w:rsidR="008D2740" w:rsidRPr="00AA6C40">
        <w:t>10</w:t>
      </w:r>
      <w:r w:rsidRPr="00AA6C40">
        <w:t>]</w:t>
      </w:r>
      <w:r w:rsidRPr="00AA6C40">
        <w:tab/>
        <w:t>3GPP TS 38.420 “</w:t>
      </w:r>
      <w:proofErr w:type="spellStart"/>
      <w:r w:rsidRPr="00AA6C40">
        <w:t>Xn</w:t>
      </w:r>
      <w:proofErr w:type="spellEnd"/>
      <w:r w:rsidRPr="00AA6C40">
        <w:t xml:space="preserve"> general aspects and principles”</w:t>
      </w:r>
      <w:r w:rsidR="001E7729" w:rsidRPr="00AA6C40">
        <w:t>.</w:t>
      </w:r>
    </w:p>
    <w:p w14:paraId="44165458" w14:textId="15F7E3D9" w:rsidR="00B2123E" w:rsidRPr="00AA6C40" w:rsidRDefault="00D24B81" w:rsidP="00B2123E">
      <w:pPr>
        <w:pStyle w:val="EX"/>
      </w:pPr>
      <w:r w:rsidRPr="00AA6C40">
        <w:t>[</w:t>
      </w:r>
      <w:r w:rsidR="008D2740" w:rsidRPr="00AA6C40">
        <w:t>11</w:t>
      </w:r>
      <w:r w:rsidRPr="00AA6C40">
        <w:t>]</w:t>
      </w:r>
      <w:r w:rsidRPr="00AA6C40">
        <w:tab/>
        <w:t>3GPP TS 38.470 “F1 general aspects and principles”</w:t>
      </w:r>
      <w:r w:rsidR="001E7729" w:rsidRPr="00AA6C40">
        <w:t>.</w:t>
      </w:r>
    </w:p>
    <w:p w14:paraId="019D1A07" w14:textId="065F2653" w:rsidR="00B2123E" w:rsidRPr="00AA6C40" w:rsidRDefault="00B2123E" w:rsidP="00B2123E">
      <w:pPr>
        <w:pStyle w:val="EX"/>
      </w:pPr>
      <w:r w:rsidRPr="00AA6C40">
        <w:t>[</w:t>
      </w:r>
      <w:r w:rsidR="008D2740" w:rsidRPr="00AA6C40">
        <w:t>12</w:t>
      </w:r>
      <w:r w:rsidRPr="00AA6C40">
        <w:t>]</w:t>
      </w:r>
      <w:r w:rsidRPr="00AA6C40">
        <w:tab/>
        <w:t>IETF RFC 4960 (2007-09): “Stream Control Transmission Protocol”</w:t>
      </w:r>
      <w:r w:rsidR="001E7729" w:rsidRPr="00AA6C40">
        <w:t>.</w:t>
      </w:r>
    </w:p>
    <w:p w14:paraId="21BC6FD1" w14:textId="61ECCB8E" w:rsidR="008D2740" w:rsidRPr="00AA6C40" w:rsidRDefault="008D2740" w:rsidP="00B2123E">
      <w:pPr>
        <w:pStyle w:val="EX"/>
      </w:pPr>
      <w:r w:rsidRPr="00AA6C40">
        <w:t>[13]</w:t>
      </w:r>
      <w:r w:rsidRPr="00AA6C40">
        <w:tab/>
        <w:t>3GPP TS 33.401 “3GPP System Architecture Evolution (SAE); Security architecture”</w:t>
      </w:r>
      <w:r w:rsidR="001E7729" w:rsidRPr="00AA6C40">
        <w:t>.</w:t>
      </w:r>
    </w:p>
    <w:p w14:paraId="3E2E1DE8" w14:textId="11CED22B" w:rsidR="008D2740" w:rsidRPr="00AA6C40" w:rsidRDefault="008D2740" w:rsidP="00B2123E">
      <w:pPr>
        <w:pStyle w:val="EX"/>
      </w:pPr>
      <w:r w:rsidRPr="00AA6C40">
        <w:t>[14]</w:t>
      </w:r>
      <w:r w:rsidRPr="00AA6C40">
        <w:tab/>
        <w:t>3GPP TS 33.501 “Security architecture and procedures for 5G System”</w:t>
      </w:r>
      <w:r w:rsidR="001E7729" w:rsidRPr="00AA6C40">
        <w:t>.</w:t>
      </w:r>
    </w:p>
    <w:p w14:paraId="4CD1B58B" w14:textId="7D11BF75" w:rsidR="005F507F" w:rsidRPr="00AA6C40" w:rsidRDefault="005F507F" w:rsidP="00B2123E">
      <w:pPr>
        <w:pStyle w:val="EX"/>
      </w:pPr>
      <w:r w:rsidRPr="00AA6C40">
        <w:t>[15]</w:t>
      </w:r>
      <w:r w:rsidRPr="00AA6C40">
        <w:tab/>
      </w:r>
      <w:r w:rsidR="000611CC" w:rsidRPr="000611CC">
        <w:t>O-RAN.WG2.UCR-v02.</w:t>
      </w:r>
      <w:proofErr w:type="gramStart"/>
      <w:r w:rsidR="000611CC" w:rsidRPr="000611CC">
        <w:t>00</w:t>
      </w:r>
      <w:r w:rsidR="000611CC">
        <w:t xml:space="preserve">  "</w:t>
      </w:r>
      <w:proofErr w:type="gramEnd"/>
      <w:r w:rsidR="000611CC" w:rsidRPr="000611CC">
        <w:t>O-RAN Working Group 2 Use Cases and Requirements v02.00</w:t>
      </w:r>
      <w:r w:rsidR="000611CC">
        <w:t>".</w:t>
      </w:r>
    </w:p>
    <w:p w14:paraId="0658D3BD" w14:textId="5EB68D53" w:rsidR="002A314E" w:rsidRPr="00AA6C40" w:rsidRDefault="002A314E" w:rsidP="00B2123E">
      <w:pPr>
        <w:pStyle w:val="EX"/>
      </w:pPr>
      <w:r w:rsidRPr="00AA6C40">
        <w:t xml:space="preserve">[16] </w:t>
      </w:r>
      <w:r w:rsidRPr="00AA6C40">
        <w:tab/>
        <w:t>3GPP TS 38.300 NR; “NR and NG-RAN Overall Description; Stage 2”.</w:t>
      </w:r>
    </w:p>
    <w:p w14:paraId="10FC9F9A" w14:textId="77777777" w:rsidR="00234D67" w:rsidRDefault="00234D67" w:rsidP="00234D67">
      <w:pPr>
        <w:pStyle w:val="EX"/>
      </w:pPr>
      <w:r w:rsidRPr="00AA6C40">
        <w:t>[17]</w:t>
      </w:r>
      <w:r w:rsidRPr="00AA6C40">
        <w:tab/>
        <w:t xml:space="preserve">ORAN-WG3.E2SM; “O-RAN Working Group 3, Near-Real-time RAN Intelligent Controller, </w:t>
      </w:r>
      <w:fldSimple w:instr=" DOCPROPERTY  TITLE  \* MERGEFORMAT ">
        <w:r w:rsidRPr="00AA6C40">
          <w:t>E2 Service Model (E2SM)</w:t>
        </w:r>
      </w:fldSimple>
      <w:r w:rsidRPr="00AA6C40">
        <w:t>”.</w:t>
      </w:r>
    </w:p>
    <w:p w14:paraId="4C536AD2" w14:textId="2863DC69" w:rsidR="001E14E2" w:rsidRDefault="001E14E2" w:rsidP="00234D67">
      <w:pPr>
        <w:pStyle w:val="EX"/>
      </w:pPr>
      <w:r>
        <w:t>[18]</w:t>
      </w:r>
      <w:r>
        <w:tab/>
      </w:r>
      <w:r w:rsidRPr="001E14E2">
        <w:t>O-RAN-WG1-O-RAN Architecture Description - v01.00.00</w:t>
      </w:r>
      <w:r>
        <w:t>; “</w:t>
      </w:r>
      <w:r w:rsidRPr="001E14E2">
        <w:t>O-RAN Architecture Description</w:t>
      </w:r>
      <w:r>
        <w:t>”.</w:t>
      </w:r>
    </w:p>
    <w:p w14:paraId="1A0B7852" w14:textId="2104A549" w:rsidR="005973D9" w:rsidRPr="00AA6C40" w:rsidRDefault="005973D9" w:rsidP="00234D67">
      <w:pPr>
        <w:pStyle w:val="EX"/>
      </w:pPr>
      <w:r w:rsidRPr="005973D9">
        <w:t>[</w:t>
      </w:r>
      <w:proofErr w:type="gramStart"/>
      <w:r w:rsidRPr="005973D9">
        <w:t>19]</w:t>
      </w:r>
      <w:r>
        <w:tab/>
      </w:r>
      <w:r w:rsidRPr="005973D9">
        <w:t>O-RAN.WG3.RICARCH</w:t>
      </w:r>
      <w:proofErr w:type="gramEnd"/>
      <w:r w:rsidRPr="005973D9">
        <w:t>, “O-RAN Working Group 3, Near-Real-time RAN Intelligent Controller, Near-RT RIC Architecture”</w:t>
      </w:r>
    </w:p>
    <w:p w14:paraId="108DF971" w14:textId="55020947" w:rsidR="00D24B81" w:rsidRPr="00AA6C40" w:rsidRDefault="00D24B81" w:rsidP="00E059F5">
      <w:pPr>
        <w:pStyle w:val="EX"/>
      </w:pPr>
    </w:p>
    <w:p w14:paraId="74D6A669" w14:textId="60672BAC" w:rsidR="00080512" w:rsidRPr="00AA6C40" w:rsidRDefault="00D24B81" w:rsidP="001E25E5">
      <w:pPr>
        <w:pStyle w:val="1"/>
        <w:numPr>
          <w:ilvl w:val="0"/>
          <w:numId w:val="0"/>
        </w:numPr>
        <w:ind w:left="432" w:hanging="432"/>
        <w:rPr>
          <w:lang w:val="en-US"/>
        </w:rPr>
      </w:pPr>
      <w:bookmarkStart w:id="9" w:name="_Toc45723240"/>
      <w:r w:rsidRPr="00AA6C40">
        <w:rPr>
          <w:lang w:val="en-US"/>
        </w:rPr>
        <w:t>3</w:t>
      </w:r>
      <w:r w:rsidRPr="00AA6C40">
        <w:rPr>
          <w:lang w:val="en-US"/>
        </w:rPr>
        <w:tab/>
      </w:r>
      <w:r w:rsidR="00080512" w:rsidRPr="00AA6C40">
        <w:rPr>
          <w:lang w:val="en-US"/>
        </w:rPr>
        <w:t>Definitions</w:t>
      </w:r>
      <w:r w:rsidR="008028A4" w:rsidRPr="00AA6C40">
        <w:rPr>
          <w:lang w:val="en-US"/>
        </w:rPr>
        <w:t xml:space="preserve"> and </w:t>
      </w:r>
      <w:r w:rsidR="009B527D" w:rsidRPr="00AA6C40">
        <w:rPr>
          <w:lang w:val="en-US"/>
        </w:rPr>
        <w:t>A</w:t>
      </w:r>
      <w:r w:rsidR="008028A4" w:rsidRPr="00AA6C40">
        <w:rPr>
          <w:lang w:val="en-US"/>
        </w:rPr>
        <w:t>bbreviations</w:t>
      </w:r>
      <w:bookmarkEnd w:id="9"/>
    </w:p>
    <w:p w14:paraId="45808190" w14:textId="554D4B27" w:rsidR="00080512" w:rsidRPr="00AA6C40" w:rsidRDefault="00D24B81" w:rsidP="00545D44">
      <w:pPr>
        <w:pStyle w:val="2"/>
        <w:numPr>
          <w:ilvl w:val="0"/>
          <w:numId w:val="0"/>
        </w:numPr>
        <w:ind w:left="576" w:hanging="576"/>
        <w:rPr>
          <w:lang w:val="en-US"/>
        </w:rPr>
      </w:pPr>
      <w:bookmarkStart w:id="10" w:name="_Toc45723241"/>
      <w:r w:rsidRPr="00AA6C40">
        <w:rPr>
          <w:lang w:val="en-US"/>
        </w:rPr>
        <w:t>3.1</w:t>
      </w:r>
      <w:r w:rsidRPr="00AA6C40">
        <w:rPr>
          <w:lang w:val="en-US"/>
        </w:rPr>
        <w:tab/>
      </w:r>
      <w:r w:rsidR="00080512" w:rsidRPr="00AA6C40">
        <w:rPr>
          <w:lang w:val="en-US"/>
        </w:rPr>
        <w:t>Definitions</w:t>
      </w:r>
      <w:bookmarkEnd w:id="10"/>
    </w:p>
    <w:p w14:paraId="6DF74348" w14:textId="7DD51DC3" w:rsidR="007D2803" w:rsidRPr="00AA6C40" w:rsidRDefault="0082086F" w:rsidP="007D2803">
      <w:pPr>
        <w:rPr>
          <w:rFonts w:eastAsia="Times New Roman"/>
        </w:rPr>
      </w:pPr>
      <w:r w:rsidRPr="00AA6C40">
        <w:t xml:space="preserve">For the purposes of the present document, the terms and definitions given in TR 21.905 [1] and the following apply. </w:t>
      </w:r>
      <w:r w:rsidR="007D2803" w:rsidRPr="00AA6C40">
        <w:rPr>
          <w:rFonts w:eastAsia="Times New Roman"/>
        </w:rPr>
        <w:t xml:space="preserve"> </w:t>
      </w:r>
      <w:r w:rsidRPr="00AA6C40">
        <w:rPr>
          <w:rFonts w:eastAsia="Times New Roman"/>
        </w:rPr>
        <w:br/>
      </w:r>
      <w:r w:rsidR="007D2803" w:rsidRPr="00AA6C40">
        <w:rPr>
          <w:rFonts w:eastAsia="Times New Roman"/>
        </w:rPr>
        <w:t>A term defined in the present document takes precedence over the definition of the same term, if any, in TR 21.905 </w:t>
      </w:r>
      <w:sdt>
        <w:sdtPr>
          <w:rPr>
            <w:rFonts w:eastAsia="Times New Roman"/>
          </w:rPr>
          <w:id w:val="141633566"/>
          <w:citation/>
        </w:sdtPr>
        <w:sdtContent>
          <w:r w:rsidR="007D2803" w:rsidRPr="00AA6C40">
            <w:rPr>
              <w:rFonts w:eastAsia="Times New Roman"/>
            </w:rPr>
            <w:fldChar w:fldCharType="begin"/>
          </w:r>
          <w:r w:rsidR="007D2803" w:rsidRPr="00AA6C40">
            <w:rPr>
              <w:rFonts w:eastAsia="Times New Roman"/>
            </w:rPr>
            <w:instrText xml:space="preserve"> CITATION 1 \l 1033 </w:instrText>
          </w:r>
          <w:r w:rsidR="007D2803" w:rsidRPr="00AA6C40">
            <w:rPr>
              <w:rFonts w:eastAsia="Times New Roman"/>
            </w:rPr>
            <w:fldChar w:fldCharType="separate"/>
          </w:r>
          <w:r w:rsidR="00E059F5" w:rsidRPr="00AA6C40">
            <w:rPr>
              <w:rFonts w:eastAsia="Times New Roman"/>
            </w:rPr>
            <w:t>[1]</w:t>
          </w:r>
          <w:r w:rsidR="007D2803" w:rsidRPr="00AA6C40">
            <w:rPr>
              <w:rFonts w:eastAsia="Times New Roman"/>
            </w:rPr>
            <w:fldChar w:fldCharType="end"/>
          </w:r>
        </w:sdtContent>
      </w:sdt>
      <w:r w:rsidR="007D2803" w:rsidRPr="00AA6C40">
        <w:rPr>
          <w:rFonts w:eastAsia="Times New Roman"/>
        </w:rPr>
        <w:t>.</w:t>
      </w:r>
    </w:p>
    <w:p w14:paraId="1FC424E7" w14:textId="6FD84D8B" w:rsidR="00C222ED" w:rsidRPr="00AA6C40" w:rsidRDefault="00C222ED" w:rsidP="00545D44">
      <w:pPr>
        <w:spacing w:after="120"/>
        <w:jc w:val="both"/>
      </w:pPr>
      <w:r w:rsidRPr="00AA6C40">
        <w:rPr>
          <w:b/>
          <w:bCs/>
        </w:rPr>
        <w:t>O-CU</w:t>
      </w:r>
      <w:r w:rsidR="00411C4C" w:rsidRPr="00AA6C40">
        <w:t xml:space="preserve"> (</w:t>
      </w:r>
      <w:r w:rsidRPr="00AA6C40">
        <w:t>O-RAN Central Unit</w:t>
      </w:r>
      <w:r w:rsidR="00411C4C" w:rsidRPr="00AA6C40">
        <w:t>)</w:t>
      </w:r>
      <w:r w:rsidRPr="00AA6C40">
        <w:t>: a logical node hosting RRC, SDAP and PDCP protocols</w:t>
      </w:r>
    </w:p>
    <w:p w14:paraId="42C876C7" w14:textId="5823CA1A" w:rsidR="00C222ED" w:rsidRPr="00AA6C40" w:rsidRDefault="00C222ED" w:rsidP="00545D44">
      <w:pPr>
        <w:autoSpaceDE w:val="0"/>
        <w:autoSpaceDN w:val="0"/>
        <w:rPr>
          <w:rFonts w:ascii="Calibri" w:hAnsi="Calibri" w:cs="Calibri"/>
          <w:sz w:val="22"/>
          <w:szCs w:val="22"/>
          <w:lang w:eastAsia="ja-JP"/>
        </w:rPr>
      </w:pPr>
      <w:r w:rsidRPr="00AA6C40">
        <w:rPr>
          <w:b/>
          <w:bCs/>
        </w:rPr>
        <w:t>O-CU-CP</w:t>
      </w:r>
      <w:r w:rsidR="00411C4C" w:rsidRPr="00AA6C40">
        <w:t xml:space="preserve"> (</w:t>
      </w:r>
      <w:r w:rsidRPr="00AA6C40">
        <w:rPr>
          <w:lang w:eastAsia="ja-JP"/>
        </w:rPr>
        <w:t>O-RAN Central Unit – Control Plane</w:t>
      </w:r>
      <w:r w:rsidR="00411C4C" w:rsidRPr="00AA6C40">
        <w:rPr>
          <w:lang w:eastAsia="ja-JP"/>
        </w:rPr>
        <w:t>)</w:t>
      </w:r>
      <w:r w:rsidRPr="00AA6C40">
        <w:rPr>
          <w:lang w:eastAsia="ja-JP"/>
        </w:rPr>
        <w:t>: a logical node hosting the RRC and the control plane part of the PDCP protocol</w:t>
      </w:r>
    </w:p>
    <w:p w14:paraId="1F81875D" w14:textId="700D23FB" w:rsidR="00C222ED" w:rsidRPr="00AA6C40" w:rsidRDefault="00C222ED" w:rsidP="00545D44">
      <w:pPr>
        <w:autoSpaceDE w:val="0"/>
        <w:autoSpaceDN w:val="0"/>
      </w:pPr>
      <w:r w:rsidRPr="00AA6C40">
        <w:rPr>
          <w:b/>
          <w:bCs/>
        </w:rPr>
        <w:t>O-CU-UP</w:t>
      </w:r>
      <w:r w:rsidR="00411C4C" w:rsidRPr="00AA6C40">
        <w:t xml:space="preserve"> (</w:t>
      </w:r>
      <w:r w:rsidRPr="00AA6C40">
        <w:t>O-RAN Central Unit – User Plane</w:t>
      </w:r>
      <w:r w:rsidR="00411C4C" w:rsidRPr="00AA6C40">
        <w:t>)</w:t>
      </w:r>
      <w:r w:rsidRPr="00AA6C40">
        <w:t>: a logical node hosting the user plane part of the PDCP protocol and the SDAP protocol</w:t>
      </w:r>
    </w:p>
    <w:p w14:paraId="4732B0CF" w14:textId="432A3A89" w:rsidR="00C222ED" w:rsidRPr="00AA6C40" w:rsidRDefault="00C222ED" w:rsidP="00545D44">
      <w:pPr>
        <w:spacing w:after="120"/>
        <w:jc w:val="both"/>
      </w:pPr>
      <w:r w:rsidRPr="00AA6C40">
        <w:rPr>
          <w:b/>
          <w:bCs/>
          <w:lang w:eastAsia="ja-JP"/>
        </w:rPr>
        <w:t>O-DU</w:t>
      </w:r>
      <w:r w:rsidR="00411C4C" w:rsidRPr="00AA6C40">
        <w:rPr>
          <w:lang w:eastAsia="ja-JP"/>
        </w:rPr>
        <w:t xml:space="preserve"> (</w:t>
      </w:r>
      <w:r w:rsidRPr="00AA6C40">
        <w:rPr>
          <w:lang w:eastAsia="ja-JP"/>
        </w:rPr>
        <w:t>O-RAN Distributed Unit</w:t>
      </w:r>
      <w:r w:rsidR="00411C4C" w:rsidRPr="00AA6C40">
        <w:rPr>
          <w:lang w:eastAsia="ja-JP"/>
        </w:rPr>
        <w:t>)</w:t>
      </w:r>
      <w:r w:rsidRPr="00AA6C40">
        <w:rPr>
          <w:lang w:eastAsia="ja-JP"/>
        </w:rPr>
        <w:t xml:space="preserve">: a </w:t>
      </w:r>
      <w:r w:rsidRPr="00AA6C40">
        <w:t>logical node hosting RLC/MAC/High-PHY layers based on a lower layer functional split.</w:t>
      </w:r>
    </w:p>
    <w:p w14:paraId="336D1AE0" w14:textId="790840F7" w:rsidR="007D4B4E" w:rsidRPr="00AA6C40" w:rsidRDefault="007D4B4E" w:rsidP="007D4B4E">
      <w:pPr>
        <w:spacing w:after="120"/>
        <w:jc w:val="both"/>
        <w:rPr>
          <w:b/>
          <w:lang w:eastAsia="ja-JP"/>
        </w:rPr>
      </w:pPr>
      <w:r w:rsidRPr="00AA6C40">
        <w:rPr>
          <w:b/>
          <w:lang w:eastAsia="ja-JP"/>
        </w:rPr>
        <w:t>O-</w:t>
      </w:r>
      <w:proofErr w:type="spellStart"/>
      <w:r w:rsidRPr="00AA6C40">
        <w:rPr>
          <w:b/>
          <w:lang w:eastAsia="ja-JP"/>
        </w:rPr>
        <w:t>eNB</w:t>
      </w:r>
      <w:proofErr w:type="spellEnd"/>
      <w:r w:rsidR="00411C4C" w:rsidRPr="00AA6C40">
        <w:rPr>
          <w:b/>
          <w:lang w:eastAsia="ja-JP"/>
        </w:rPr>
        <w:t xml:space="preserve"> </w:t>
      </w:r>
      <w:r w:rsidR="00411C4C" w:rsidRPr="00AA6C40">
        <w:rPr>
          <w:lang w:eastAsia="ja-JP"/>
        </w:rPr>
        <w:t xml:space="preserve">(O-RAN </w:t>
      </w:r>
      <w:proofErr w:type="spellStart"/>
      <w:r w:rsidR="00411C4C" w:rsidRPr="00AA6C40">
        <w:rPr>
          <w:lang w:eastAsia="ja-JP"/>
        </w:rPr>
        <w:t>eNB</w:t>
      </w:r>
      <w:proofErr w:type="spellEnd"/>
      <w:r w:rsidR="00411C4C" w:rsidRPr="00AA6C40">
        <w:rPr>
          <w:lang w:eastAsia="ja-JP"/>
        </w:rPr>
        <w:t>)</w:t>
      </w:r>
      <w:r w:rsidRPr="00AA6C40">
        <w:rPr>
          <w:lang w:eastAsia="ja-JP"/>
        </w:rPr>
        <w:t>:</w:t>
      </w:r>
      <w:r w:rsidRPr="00AA6C40">
        <w:rPr>
          <w:b/>
          <w:lang w:eastAsia="ja-JP"/>
        </w:rPr>
        <w:t xml:space="preserve"> </w:t>
      </w:r>
      <w:r w:rsidRPr="00AA6C40">
        <w:rPr>
          <w:lang w:eastAsia="ja-JP"/>
        </w:rPr>
        <w:t xml:space="preserve">an </w:t>
      </w:r>
      <w:proofErr w:type="spellStart"/>
      <w:r w:rsidRPr="00AA6C40">
        <w:rPr>
          <w:lang w:eastAsia="ja-JP"/>
        </w:rPr>
        <w:t>eNB</w:t>
      </w:r>
      <w:proofErr w:type="spellEnd"/>
      <w:r w:rsidRPr="00AA6C40">
        <w:rPr>
          <w:lang w:eastAsia="ja-JP"/>
        </w:rPr>
        <w:t xml:space="preserve"> </w:t>
      </w:r>
      <w:r w:rsidRPr="00AA6C40">
        <w:rPr>
          <w:lang w:eastAsia="ja-JP"/>
        </w:rPr>
        <w:fldChar w:fldCharType="begin"/>
      </w:r>
      <w:r w:rsidRPr="00AA6C40">
        <w:rPr>
          <w:lang w:eastAsia="ja-JP"/>
        </w:rPr>
        <w:instrText xml:space="preserve"> REF _Ref21076754 \r \h </w:instrText>
      </w:r>
      <w:r w:rsidRPr="00AA6C40">
        <w:rPr>
          <w:lang w:eastAsia="ja-JP"/>
        </w:rPr>
      </w:r>
      <w:r w:rsidRPr="00AA6C40">
        <w:rPr>
          <w:lang w:eastAsia="ja-JP"/>
        </w:rPr>
        <w:fldChar w:fldCharType="separate"/>
      </w:r>
      <w:r w:rsidRPr="00AA6C40">
        <w:rPr>
          <w:lang w:eastAsia="ja-JP"/>
        </w:rPr>
        <w:t>[</w:t>
      </w:r>
      <w:r w:rsidR="00014D7A" w:rsidRPr="00AA6C40">
        <w:rPr>
          <w:lang w:eastAsia="ja-JP"/>
        </w:rPr>
        <w:t>5</w:t>
      </w:r>
      <w:r w:rsidRPr="00AA6C40">
        <w:rPr>
          <w:lang w:eastAsia="ja-JP"/>
        </w:rPr>
        <w:t>]</w:t>
      </w:r>
      <w:r w:rsidRPr="00AA6C40">
        <w:rPr>
          <w:lang w:eastAsia="ja-JP"/>
        </w:rPr>
        <w:fldChar w:fldCharType="end"/>
      </w:r>
      <w:r w:rsidRPr="00AA6C40">
        <w:rPr>
          <w:lang w:eastAsia="ja-JP"/>
        </w:rPr>
        <w:t xml:space="preserve"> or ng-</w:t>
      </w:r>
      <w:proofErr w:type="spellStart"/>
      <w:r w:rsidRPr="00AA6C40">
        <w:rPr>
          <w:lang w:eastAsia="ja-JP"/>
        </w:rPr>
        <w:t>eNB</w:t>
      </w:r>
      <w:proofErr w:type="spellEnd"/>
      <w:r w:rsidRPr="00AA6C40">
        <w:rPr>
          <w:lang w:eastAsia="ja-JP"/>
        </w:rPr>
        <w:t xml:space="preserve"> [</w:t>
      </w:r>
      <w:r w:rsidR="00014D7A" w:rsidRPr="00AA6C40">
        <w:rPr>
          <w:lang w:eastAsia="ja-JP"/>
        </w:rPr>
        <w:t>16</w:t>
      </w:r>
      <w:r w:rsidRPr="00AA6C40">
        <w:rPr>
          <w:lang w:eastAsia="ja-JP"/>
        </w:rPr>
        <w:t>] that supports E2 interface.</w:t>
      </w:r>
    </w:p>
    <w:p w14:paraId="7EB5CD9C" w14:textId="46147867" w:rsidR="00C222ED" w:rsidRPr="00AA6C40" w:rsidRDefault="00C222ED" w:rsidP="00545D44">
      <w:pPr>
        <w:spacing w:after="120"/>
        <w:jc w:val="both"/>
        <w:rPr>
          <w:lang w:eastAsia="ja-JP"/>
        </w:rPr>
      </w:pPr>
      <w:r w:rsidRPr="00AA6C40">
        <w:rPr>
          <w:b/>
          <w:bCs/>
          <w:lang w:eastAsia="ja-JP"/>
        </w:rPr>
        <w:t>O-RU</w:t>
      </w:r>
      <w:r w:rsidR="00411C4C" w:rsidRPr="00AA6C40">
        <w:rPr>
          <w:lang w:eastAsia="ja-JP"/>
        </w:rPr>
        <w:t xml:space="preserve"> (</w:t>
      </w:r>
      <w:r w:rsidRPr="00AA6C40">
        <w:rPr>
          <w:lang w:eastAsia="ja-JP"/>
        </w:rPr>
        <w:t>O-RAN Radio Unit</w:t>
      </w:r>
      <w:r w:rsidR="00411C4C" w:rsidRPr="00AA6C40">
        <w:rPr>
          <w:lang w:eastAsia="ja-JP"/>
        </w:rPr>
        <w:t>)</w:t>
      </w:r>
      <w:r w:rsidRPr="00AA6C40">
        <w:rPr>
          <w:lang w:eastAsia="ja-JP"/>
        </w:rPr>
        <w:t xml:space="preserve">: a </w:t>
      </w:r>
      <w:r w:rsidRPr="00AA6C40">
        <w:t xml:space="preserve">logical node hosting Low-PHY layer and RF processing based on a lower layer functional split.  This is </w:t>
      </w:r>
      <w:r w:rsidRPr="00AA6C40">
        <w:rPr>
          <w:lang w:eastAsia="ja-JP"/>
        </w:rPr>
        <w:t>similar to 3GPP’s “TRP” or “RRH” but more specific in including the Low-PHY layer (FFT/</w:t>
      </w:r>
      <w:proofErr w:type="spellStart"/>
      <w:r w:rsidRPr="00AA6C40">
        <w:rPr>
          <w:lang w:eastAsia="ja-JP"/>
        </w:rPr>
        <w:t>iFFT</w:t>
      </w:r>
      <w:proofErr w:type="spellEnd"/>
      <w:r w:rsidRPr="00AA6C40">
        <w:rPr>
          <w:lang w:eastAsia="ja-JP"/>
        </w:rPr>
        <w:t xml:space="preserve">, PRACH extraction).  </w:t>
      </w:r>
    </w:p>
    <w:p w14:paraId="4AC56891" w14:textId="03F0F45D" w:rsidR="00870D3A" w:rsidRPr="00AA6C40" w:rsidRDefault="0025632B" w:rsidP="00870D3A">
      <w:pPr>
        <w:spacing w:after="120"/>
        <w:jc w:val="both"/>
        <w:rPr>
          <w:lang w:eastAsia="ja-JP"/>
        </w:rPr>
      </w:pPr>
      <w:r>
        <w:rPr>
          <w:b/>
          <w:lang w:eastAsia="ja-JP"/>
        </w:rPr>
        <w:t xml:space="preserve">Non-RT </w:t>
      </w:r>
      <w:proofErr w:type="gramStart"/>
      <w:r>
        <w:rPr>
          <w:b/>
          <w:lang w:eastAsia="ja-JP"/>
        </w:rPr>
        <w:t>RIC</w:t>
      </w:r>
      <w:r w:rsidR="00411C4C" w:rsidRPr="00AA6C40">
        <w:rPr>
          <w:lang w:eastAsia="ja-JP"/>
        </w:rPr>
        <w:t>(</w:t>
      </w:r>
      <w:proofErr w:type="gramEnd"/>
      <w:r w:rsidR="00870D3A" w:rsidRPr="00AA6C40">
        <w:rPr>
          <w:lang w:eastAsia="ja-JP"/>
        </w:rPr>
        <w:t>O-RAN non-real-time RAN Intelligent Controller</w:t>
      </w:r>
      <w:r w:rsidR="00411C4C" w:rsidRPr="00AA6C40">
        <w:rPr>
          <w:lang w:eastAsia="ja-JP"/>
        </w:rPr>
        <w:t>)</w:t>
      </w:r>
      <w:r w:rsidR="00870D3A" w:rsidRPr="00AA6C40">
        <w:rPr>
          <w:lang w:eastAsia="ja-JP"/>
        </w:rPr>
        <w:t>:</w:t>
      </w:r>
      <w:r w:rsidR="00870D3A" w:rsidRPr="00AA6C40">
        <w:rPr>
          <w:b/>
          <w:lang w:eastAsia="ja-JP"/>
        </w:rPr>
        <w:t xml:space="preserve"> </w:t>
      </w:r>
      <w:r w:rsidR="00870D3A" w:rsidRPr="00AA6C40">
        <w:rPr>
          <w:lang w:eastAsia="ja-JP"/>
        </w:rPr>
        <w:t xml:space="preserve">a logical function that enables non-real-time control and optimization of RAN elements and resources, AI/ML workflow including model training and updates, and policy-based guidance of applications/features in </w:t>
      </w:r>
      <w:r w:rsidR="00BB0CEB" w:rsidRPr="00AA6C40">
        <w:rPr>
          <w:lang w:eastAsia="ja-JP"/>
        </w:rPr>
        <w:t>N</w:t>
      </w:r>
      <w:r w:rsidR="00870D3A" w:rsidRPr="00AA6C40">
        <w:rPr>
          <w:lang w:eastAsia="ja-JP"/>
        </w:rPr>
        <w:t>ear-RT RIC.</w:t>
      </w:r>
    </w:p>
    <w:p w14:paraId="12495EB1" w14:textId="2550E76D" w:rsidR="00870D3A" w:rsidRPr="00AA6C40" w:rsidRDefault="00806FF8" w:rsidP="00870D3A">
      <w:pPr>
        <w:spacing w:after="120"/>
        <w:jc w:val="both"/>
        <w:rPr>
          <w:b/>
          <w:lang w:eastAsia="ja-JP"/>
        </w:rPr>
      </w:pPr>
      <w:r w:rsidRPr="00AA6C40">
        <w:rPr>
          <w:b/>
          <w:lang w:eastAsia="ja-JP"/>
        </w:rPr>
        <w:t>Near-RT RIC (</w:t>
      </w:r>
      <w:r w:rsidR="00870D3A" w:rsidRPr="00AA6C40">
        <w:rPr>
          <w:lang w:eastAsia="ja-JP"/>
        </w:rPr>
        <w:t>O-RAN near-real-time RAN Intelligent Controller</w:t>
      </w:r>
      <w:r w:rsidR="00411C4C" w:rsidRPr="00AA6C40">
        <w:rPr>
          <w:lang w:eastAsia="ja-JP"/>
        </w:rPr>
        <w:t>)</w:t>
      </w:r>
      <w:r w:rsidR="00870D3A" w:rsidRPr="00AA6C40">
        <w:rPr>
          <w:lang w:eastAsia="ja-JP"/>
        </w:rPr>
        <w:t>: a logical function that enables near-real-time control and optimization of RAN elements and resources via fine-grained</w:t>
      </w:r>
      <w:r w:rsidR="000238E1" w:rsidRPr="00AA6C40">
        <w:rPr>
          <w:lang w:eastAsia="ja-JP"/>
        </w:rPr>
        <w:t xml:space="preserve"> (e.g. UE basis, Cell basis) </w:t>
      </w:r>
      <w:r w:rsidR="00870D3A" w:rsidRPr="00AA6C40">
        <w:rPr>
          <w:lang w:eastAsia="ja-JP"/>
        </w:rPr>
        <w:t>data collection and actions over E2 interface.</w:t>
      </w:r>
    </w:p>
    <w:p w14:paraId="23C261E0" w14:textId="77777777" w:rsidR="00870D3A" w:rsidRPr="00AA6C40" w:rsidRDefault="00870D3A" w:rsidP="00870D3A">
      <w:pPr>
        <w:spacing w:after="120"/>
        <w:jc w:val="both"/>
        <w:rPr>
          <w:rFonts w:eastAsia="等线"/>
          <w:lang w:eastAsia="zh-CN"/>
        </w:rPr>
      </w:pPr>
      <w:r w:rsidRPr="00AA6C40">
        <w:rPr>
          <w:rFonts w:eastAsia="等线"/>
          <w:b/>
          <w:lang w:eastAsia="zh-CN"/>
        </w:rPr>
        <w:t>O1</w:t>
      </w:r>
      <w:r w:rsidRPr="00AA6C40">
        <w:rPr>
          <w:rFonts w:eastAsia="等线"/>
          <w:lang w:eastAsia="zh-CN"/>
        </w:rPr>
        <w:t xml:space="preserve">: Interface between orchestration &amp; management entities (Orchestration/NMS) and O-RAN managed elements, for operation and management, by which FCAPS management, Software management, File management and other similar functions shall be achieved. </w:t>
      </w:r>
    </w:p>
    <w:p w14:paraId="7331A357" w14:textId="4DDB50DA" w:rsidR="00870D3A" w:rsidRPr="00AA6C40" w:rsidRDefault="00870D3A" w:rsidP="00870D3A">
      <w:pPr>
        <w:spacing w:after="120"/>
        <w:jc w:val="both"/>
        <w:rPr>
          <w:rFonts w:eastAsia="等线"/>
          <w:lang w:eastAsia="zh-CN"/>
        </w:rPr>
      </w:pPr>
      <w:r w:rsidRPr="00AA6C40">
        <w:rPr>
          <w:rFonts w:eastAsia="等线"/>
          <w:b/>
          <w:lang w:eastAsia="zh-CN"/>
        </w:rPr>
        <w:t>A1</w:t>
      </w:r>
      <w:r w:rsidRPr="00AA6C40">
        <w:rPr>
          <w:rFonts w:eastAsia="等线"/>
          <w:lang w:eastAsia="zh-CN"/>
        </w:rPr>
        <w:t xml:space="preserve">: Interface between </w:t>
      </w:r>
      <w:r w:rsidR="0025632B">
        <w:rPr>
          <w:rFonts w:eastAsia="等线"/>
          <w:lang w:eastAsia="zh-CN"/>
        </w:rPr>
        <w:t>Non-RT RIC</w:t>
      </w:r>
      <w:r w:rsidRPr="00AA6C40">
        <w:rPr>
          <w:rFonts w:eastAsia="等线"/>
          <w:lang w:eastAsia="zh-CN"/>
        </w:rPr>
        <w:t xml:space="preserve"> and </w:t>
      </w:r>
      <w:r w:rsidR="00BB0CEB" w:rsidRPr="00AA6C40">
        <w:rPr>
          <w:rFonts w:eastAsia="等线"/>
          <w:lang w:eastAsia="zh-CN"/>
        </w:rPr>
        <w:t>N</w:t>
      </w:r>
      <w:r w:rsidRPr="00AA6C40">
        <w:rPr>
          <w:rFonts w:eastAsia="等线"/>
          <w:lang w:eastAsia="zh-CN"/>
        </w:rPr>
        <w:t xml:space="preserve">ear-RT RIC to enable policy-driven guidance of </w:t>
      </w:r>
      <w:r w:rsidR="00852AB6" w:rsidRPr="00AA6C40">
        <w:rPr>
          <w:rFonts w:eastAsia="等线"/>
          <w:lang w:eastAsia="zh-CN"/>
        </w:rPr>
        <w:t>Near-RT</w:t>
      </w:r>
      <w:r w:rsidRPr="00AA6C40">
        <w:rPr>
          <w:rFonts w:eastAsia="等线"/>
          <w:lang w:eastAsia="zh-CN"/>
        </w:rPr>
        <w:t xml:space="preserve"> RIC applications/functions, and support AI/ML workflow. </w:t>
      </w:r>
    </w:p>
    <w:p w14:paraId="5CE3C2C3" w14:textId="2174062D" w:rsidR="00E76A88" w:rsidRPr="00AA6C40" w:rsidRDefault="00870D3A" w:rsidP="00870D3A">
      <w:pPr>
        <w:spacing w:after="120"/>
        <w:jc w:val="both"/>
        <w:rPr>
          <w:rFonts w:eastAsia="等线"/>
          <w:lang w:eastAsia="zh-CN"/>
        </w:rPr>
      </w:pPr>
      <w:r w:rsidRPr="00AA6C40">
        <w:rPr>
          <w:rFonts w:eastAsia="等线"/>
          <w:b/>
          <w:lang w:eastAsia="zh-CN"/>
        </w:rPr>
        <w:lastRenderedPageBreak/>
        <w:t>E2</w:t>
      </w:r>
      <w:r w:rsidRPr="00AA6C40">
        <w:rPr>
          <w:rFonts w:eastAsia="等线"/>
          <w:lang w:eastAsia="zh-CN"/>
        </w:rPr>
        <w:t xml:space="preserve">: Interface </w:t>
      </w:r>
      <w:r w:rsidR="00DD6552" w:rsidRPr="00AA6C40">
        <w:rPr>
          <w:rFonts w:eastAsia="等线"/>
          <w:lang w:eastAsia="zh-CN"/>
        </w:rPr>
        <w:t>connecting the</w:t>
      </w:r>
      <w:r w:rsidRPr="00AA6C40">
        <w:rPr>
          <w:rFonts w:eastAsia="等线"/>
          <w:lang w:eastAsia="zh-CN"/>
        </w:rPr>
        <w:t xml:space="preserve"> </w:t>
      </w:r>
      <w:r w:rsidR="00852AB6" w:rsidRPr="00AA6C40">
        <w:rPr>
          <w:rFonts w:eastAsia="等线"/>
          <w:lang w:eastAsia="zh-CN"/>
        </w:rPr>
        <w:t>Near-RT</w:t>
      </w:r>
      <w:r w:rsidRPr="00AA6C40">
        <w:rPr>
          <w:rFonts w:eastAsia="等线"/>
          <w:lang w:eastAsia="zh-CN"/>
        </w:rPr>
        <w:t xml:space="preserve"> RIC and </w:t>
      </w:r>
      <w:r w:rsidR="00DD6552" w:rsidRPr="00AA6C40">
        <w:rPr>
          <w:rFonts w:eastAsia="等线"/>
          <w:lang w:eastAsia="zh-CN"/>
        </w:rPr>
        <w:t xml:space="preserve">one or more </w:t>
      </w:r>
      <w:r w:rsidR="00DD6552" w:rsidRPr="00AA6C40">
        <w:rPr>
          <w:rFonts w:eastAsiaTheme="minorEastAsia"/>
          <w:lang w:eastAsia="zh-CN"/>
        </w:rPr>
        <w:t>O-CU-CPs, one or more O-CU-UPs, one or more O-DUs</w:t>
      </w:r>
      <w:r w:rsidR="00E45EE8" w:rsidRPr="00AA6C40">
        <w:rPr>
          <w:rFonts w:eastAsiaTheme="minorEastAsia"/>
          <w:lang w:eastAsia="zh-CN"/>
        </w:rPr>
        <w:t>, and one or</w:t>
      </w:r>
      <w:r w:rsidR="00242AD7" w:rsidRPr="00AA6C40">
        <w:rPr>
          <w:rFonts w:eastAsiaTheme="minorEastAsia"/>
          <w:lang w:eastAsia="zh-CN"/>
        </w:rPr>
        <w:t xml:space="preserve"> more O-eNBs.</w:t>
      </w:r>
    </w:p>
    <w:p w14:paraId="4FEC340F" w14:textId="77777777" w:rsidR="007D4B4E" w:rsidRPr="00AA6C40" w:rsidRDefault="007D4B4E" w:rsidP="007D4B4E">
      <w:r w:rsidRPr="00AA6C40">
        <w:rPr>
          <w:b/>
          <w:bCs/>
        </w:rPr>
        <w:t>E2 Node</w:t>
      </w:r>
      <w:r w:rsidRPr="00AA6C40">
        <w:t xml:space="preserve">: a logical node terminating E2 interface. In this version of the specification, </w:t>
      </w:r>
      <w:r w:rsidRPr="00AA6C40">
        <w:rPr>
          <w:u w:val="single"/>
        </w:rPr>
        <w:t>O</w:t>
      </w:r>
      <w:r w:rsidRPr="00AA6C40">
        <w:t>RAN nodes terminating E2 interface are:</w:t>
      </w:r>
    </w:p>
    <w:p w14:paraId="3395F1D3" w14:textId="58FAF874" w:rsidR="007D4B4E" w:rsidRPr="00AA6C40" w:rsidRDefault="007D4B4E" w:rsidP="007D4B4E">
      <w:pPr>
        <w:ind w:firstLine="284"/>
      </w:pPr>
      <w:r w:rsidRPr="00AA6C40">
        <w:t>-</w:t>
      </w:r>
      <w:r w:rsidRPr="00AA6C40">
        <w:tab/>
        <w:t>for NR access: O-CU-CP, O-CU-UP, O-DU or any combination as defined in [</w:t>
      </w:r>
      <w:r w:rsidR="00014D7A" w:rsidRPr="00AA6C40">
        <w:t>8</w:t>
      </w:r>
      <w:r w:rsidRPr="00AA6C40">
        <w:t xml:space="preserve">]; </w:t>
      </w:r>
    </w:p>
    <w:p w14:paraId="1A6B0558" w14:textId="77777777" w:rsidR="007D4B4E" w:rsidRPr="00AA6C40" w:rsidRDefault="007D4B4E" w:rsidP="007D4B4E">
      <w:pPr>
        <w:ind w:firstLine="284"/>
      </w:pPr>
      <w:r w:rsidRPr="00AA6C40">
        <w:t>-</w:t>
      </w:r>
      <w:r w:rsidRPr="00AA6C40">
        <w:tab/>
        <w:t>for E-UTRA access: O-eNB.</w:t>
      </w:r>
    </w:p>
    <w:p w14:paraId="199325F2" w14:textId="06984FCD" w:rsidR="007535E4" w:rsidRPr="00AA6C40" w:rsidRDefault="007535E4" w:rsidP="00181EF8">
      <w:pPr>
        <w:spacing w:after="0"/>
      </w:pPr>
      <w:bookmarkStart w:id="11" w:name="_Hlk503292963"/>
      <w:r w:rsidRPr="00AA6C40">
        <w:rPr>
          <w:b/>
        </w:rPr>
        <w:t>RAN Function</w:t>
      </w:r>
      <w:r w:rsidRPr="00AA6C40">
        <w:t xml:space="preserve">: A specific Function in a </w:t>
      </w:r>
      <w:r w:rsidR="00A67904" w:rsidRPr="00AA6C40">
        <w:t>E2 Node</w:t>
      </w:r>
      <w:r w:rsidR="00E76A88" w:rsidRPr="00AA6C40">
        <w:t>;</w:t>
      </w:r>
      <w:r w:rsidRPr="00AA6C40">
        <w:t xml:space="preserve"> examples include X2AP, F1AP, E1AP, S1AP, NGAP interfaces and RAN internal functions </w:t>
      </w:r>
      <w:r w:rsidR="00DD6552" w:rsidRPr="00AA6C40">
        <w:t xml:space="preserve">handling </w:t>
      </w:r>
      <w:r w:rsidRPr="00AA6C40">
        <w:t>UE</w:t>
      </w:r>
      <w:r w:rsidR="00DD6552" w:rsidRPr="00AA6C40">
        <w:t>s</w:t>
      </w:r>
      <w:r w:rsidRPr="00AA6C40">
        <w:t>, Cell</w:t>
      </w:r>
      <w:r w:rsidR="00DD6552" w:rsidRPr="00AA6C40">
        <w:t>s</w:t>
      </w:r>
      <w:r w:rsidRPr="00AA6C40">
        <w:t>, etc.</w:t>
      </w:r>
    </w:p>
    <w:p w14:paraId="1C83EB19" w14:textId="77777777" w:rsidR="00411C4C" w:rsidRPr="00AA6C40" w:rsidRDefault="00411C4C" w:rsidP="00181EF8">
      <w:pPr>
        <w:spacing w:after="0"/>
      </w:pPr>
    </w:p>
    <w:p w14:paraId="6E800277" w14:textId="716B676C" w:rsidR="0037182B" w:rsidRDefault="007535E4" w:rsidP="007535E4">
      <w:pPr>
        <w:rPr>
          <w:ins w:id="12" w:author="作者"/>
        </w:rPr>
      </w:pPr>
      <w:r w:rsidRPr="00AA6C40">
        <w:rPr>
          <w:b/>
        </w:rPr>
        <w:t xml:space="preserve">xApp: </w:t>
      </w:r>
      <w:r w:rsidRPr="00AA6C40">
        <w:t>A</w:t>
      </w:r>
      <w:r w:rsidR="001E25E5" w:rsidRPr="00AA6C40">
        <w:t>n</w:t>
      </w:r>
      <w:r w:rsidRPr="00AA6C40">
        <w:t xml:space="preserve"> application designed to run on the </w:t>
      </w:r>
      <w:r w:rsidR="007966F5" w:rsidRPr="00AA6C40">
        <w:t>Near-RT RIC</w:t>
      </w:r>
      <w:r w:rsidR="00345EA1" w:rsidRPr="00AA6C40">
        <w:t xml:space="preserve">. </w:t>
      </w:r>
      <w:r w:rsidRPr="00AA6C40">
        <w:t>Such an application is likely to consist of one or more microservices and at the point of on-boarding will identify which data it consumes and which data it provides.</w:t>
      </w:r>
      <w:r w:rsidR="00B76DDE" w:rsidRPr="00AA6C40">
        <w:t xml:space="preserve"> The application is independent of the </w:t>
      </w:r>
      <w:r w:rsidR="002D04EF" w:rsidRPr="00AA6C40">
        <w:t>N</w:t>
      </w:r>
      <w:r w:rsidR="00BB0CEB" w:rsidRPr="00AA6C40">
        <w:t xml:space="preserve">ear-RT </w:t>
      </w:r>
      <w:r w:rsidR="00B76DDE" w:rsidRPr="00AA6C40">
        <w:t xml:space="preserve">RIC and may be provided by any third party. </w:t>
      </w:r>
      <w:r w:rsidR="0037182B" w:rsidRPr="00AA6C40">
        <w:t xml:space="preserve">The E2 enables a direct </w:t>
      </w:r>
      <w:r w:rsidR="006E6C3A" w:rsidRPr="00AA6C40">
        <w:t>association</w:t>
      </w:r>
      <w:r w:rsidR="0037182B" w:rsidRPr="00AA6C40">
        <w:t xml:space="preserve"> between the xApp and the RAN functionality.  </w:t>
      </w:r>
    </w:p>
    <w:p w14:paraId="2DBC7E80" w14:textId="5084ECBC" w:rsidR="006F6305" w:rsidRPr="00A827D4" w:rsidRDefault="00D5480C" w:rsidP="007535E4">
      <w:pPr>
        <w:rPr>
          <w:rFonts w:ascii="宋体" w:eastAsia="宋体" w:hAnsi="宋体" w:cs="宋体" w:hint="eastAsia"/>
          <w:lang w:eastAsia="zh-CN"/>
          <w:rPrChange w:id="13" w:author="作者">
            <w:rPr>
              <w:lang w:eastAsia="zh-CN"/>
            </w:rPr>
          </w:rPrChange>
        </w:rPr>
      </w:pPr>
      <w:proofErr w:type="spellStart"/>
      <w:ins w:id="14" w:author="作者">
        <w:r>
          <w:rPr>
            <w:rFonts w:asciiTheme="minorEastAsia" w:eastAsiaTheme="minorEastAsia" w:hAnsiTheme="minorEastAsia" w:hint="eastAsia"/>
            <w:lang w:eastAsia="zh-CN"/>
          </w:rPr>
          <w:t>x</w:t>
        </w:r>
        <w:r>
          <w:t>App</w:t>
        </w:r>
        <w:proofErr w:type="spellEnd"/>
        <w:r>
          <w:t xml:space="preserve">: </w:t>
        </w:r>
        <w:r>
          <w:rPr>
            <w:rFonts w:ascii="宋体" w:eastAsia="宋体" w:hAnsi="宋体" w:cs="宋体" w:hint="eastAsia"/>
            <w:lang w:eastAsia="zh-CN"/>
          </w:rPr>
          <w:t>设计在Near</w:t>
        </w:r>
        <w:r>
          <w:rPr>
            <w:rFonts w:ascii="宋体" w:eastAsia="宋体" w:hAnsi="宋体" w:cs="宋体"/>
          </w:rPr>
          <w:t>-RT RIC</w:t>
        </w:r>
        <w:r>
          <w:rPr>
            <w:rFonts w:ascii="宋体" w:eastAsia="宋体" w:hAnsi="宋体" w:cs="宋体" w:hint="eastAsia"/>
            <w:lang w:eastAsia="zh-CN"/>
          </w:rPr>
          <w:t>上运行的应用。这个应用可能存在一个或者多个服务</w:t>
        </w:r>
        <w:r w:rsidR="00053BB9">
          <w:rPr>
            <w:rFonts w:ascii="宋体" w:eastAsia="宋体" w:hAnsi="宋体" w:cs="宋体" w:hint="eastAsia"/>
            <w:lang w:eastAsia="zh-CN"/>
          </w:rPr>
          <w:t>并且on-boarding将会确定数据</w:t>
        </w:r>
        <w:r w:rsidR="000A0573">
          <w:rPr>
            <w:rFonts w:ascii="宋体" w:eastAsia="宋体" w:hAnsi="宋体" w:cs="宋体" w:hint="eastAsia"/>
            <w:lang w:eastAsia="zh-CN"/>
          </w:rPr>
          <w:t>在哪使用以及数据在哪提供。应用对于Near-RT</w:t>
        </w:r>
        <w:r w:rsidR="000A0573">
          <w:rPr>
            <w:rFonts w:ascii="宋体" w:eastAsia="宋体" w:hAnsi="宋体" w:cs="宋体"/>
            <w:lang w:eastAsia="zh-CN"/>
          </w:rPr>
          <w:t xml:space="preserve"> </w:t>
        </w:r>
        <w:r w:rsidR="000A0573">
          <w:rPr>
            <w:rFonts w:ascii="宋体" w:eastAsia="宋体" w:hAnsi="宋体" w:cs="宋体" w:hint="eastAsia"/>
            <w:lang w:eastAsia="zh-CN"/>
          </w:rPr>
          <w:t>RIC是独立的并且它可以由任何第三方提供。E2接口</w:t>
        </w:r>
        <w:r w:rsidR="006F6305">
          <w:rPr>
            <w:rFonts w:ascii="宋体" w:eastAsia="宋体" w:hAnsi="宋体" w:cs="宋体" w:hint="eastAsia"/>
            <w:lang w:eastAsia="zh-CN"/>
          </w:rPr>
          <w:t>直接关联</w:t>
        </w:r>
        <w:proofErr w:type="spellStart"/>
        <w:r w:rsidR="006F6305">
          <w:rPr>
            <w:rFonts w:ascii="宋体" w:eastAsia="宋体" w:hAnsi="宋体" w:cs="宋体" w:hint="eastAsia"/>
            <w:lang w:eastAsia="zh-CN"/>
          </w:rPr>
          <w:t>x</w:t>
        </w:r>
        <w:r w:rsidR="006F6305">
          <w:rPr>
            <w:rFonts w:ascii="宋体" w:eastAsia="宋体" w:hAnsi="宋体" w:cs="宋体"/>
            <w:lang w:eastAsia="zh-CN"/>
          </w:rPr>
          <w:t>App</w:t>
        </w:r>
        <w:proofErr w:type="spellEnd"/>
        <w:r w:rsidR="006F6305">
          <w:rPr>
            <w:rFonts w:ascii="宋体" w:eastAsia="宋体" w:hAnsi="宋体" w:cs="宋体" w:hint="eastAsia"/>
            <w:lang w:eastAsia="zh-CN"/>
          </w:rPr>
          <w:t>和</w:t>
        </w:r>
        <w:r w:rsidR="006F6305">
          <w:rPr>
            <w:rFonts w:ascii="宋体" w:eastAsia="宋体" w:hAnsi="宋体" w:cs="宋体"/>
            <w:lang w:eastAsia="zh-CN"/>
          </w:rPr>
          <w:t>RAN</w:t>
        </w:r>
        <w:r w:rsidR="006F6305">
          <w:rPr>
            <w:rFonts w:ascii="宋体" w:eastAsia="宋体" w:hAnsi="宋体" w:cs="宋体" w:hint="eastAsia"/>
            <w:lang w:eastAsia="zh-CN"/>
          </w:rPr>
          <w:t>功能的联系。</w:t>
        </w:r>
      </w:ins>
    </w:p>
    <w:p w14:paraId="2E4B19BE" w14:textId="77777777" w:rsidR="006F6305" w:rsidRDefault="006E6C3A" w:rsidP="007535E4">
      <w:pPr>
        <w:rPr>
          <w:ins w:id="15" w:author="作者"/>
          <w:lang w:eastAsia="zh-CN"/>
        </w:rPr>
      </w:pPr>
      <w:r w:rsidRPr="00AA6C40">
        <w:rPr>
          <w:b/>
          <w:lang w:eastAsia="zh-CN"/>
        </w:rPr>
        <w:t xml:space="preserve">RIC Service: </w:t>
      </w:r>
      <w:r w:rsidR="000E5C64" w:rsidRPr="00AA6C40">
        <w:rPr>
          <w:lang w:eastAsia="zh-CN"/>
        </w:rPr>
        <w:t xml:space="preserve">A Service provided on </w:t>
      </w:r>
      <w:r w:rsidR="007B6DFE" w:rsidRPr="00AA6C40">
        <w:rPr>
          <w:lang w:eastAsia="zh-CN"/>
        </w:rPr>
        <w:t>an</w:t>
      </w:r>
      <w:r w:rsidR="000E5C64" w:rsidRPr="00AA6C40">
        <w:rPr>
          <w:lang w:eastAsia="zh-CN"/>
        </w:rPr>
        <w:t xml:space="preserve"> </w:t>
      </w:r>
      <w:r w:rsidR="007B6DFE" w:rsidRPr="00AA6C40">
        <w:rPr>
          <w:lang w:eastAsia="zh-CN"/>
        </w:rPr>
        <w:t xml:space="preserve">E2 Node to provide access to messages and measurements and / or enable control of the E2 Node from the </w:t>
      </w:r>
      <w:r w:rsidR="003F3574" w:rsidRPr="00AA6C40">
        <w:rPr>
          <w:lang w:eastAsia="zh-CN"/>
        </w:rPr>
        <w:t>N</w:t>
      </w:r>
      <w:r w:rsidR="00464EB2" w:rsidRPr="00AA6C40">
        <w:rPr>
          <w:lang w:eastAsia="zh-CN"/>
        </w:rPr>
        <w:t xml:space="preserve">ear-RT </w:t>
      </w:r>
      <w:r w:rsidR="007B6DFE" w:rsidRPr="00AA6C40">
        <w:rPr>
          <w:lang w:eastAsia="zh-CN"/>
        </w:rPr>
        <w:t>RIC.</w:t>
      </w:r>
    </w:p>
    <w:p w14:paraId="2A6DF45C" w14:textId="750DB194" w:rsidR="002C4ECF" w:rsidRPr="00A827D4" w:rsidRDefault="006F6305" w:rsidP="007535E4">
      <w:pPr>
        <w:rPr>
          <w:rFonts w:ascii="宋体" w:eastAsia="宋体" w:hAnsi="宋体" w:cs="宋体" w:hint="eastAsia"/>
          <w:b/>
          <w:lang w:eastAsia="zh-CN"/>
          <w:rPrChange w:id="16" w:author="作者">
            <w:rPr>
              <w:b/>
              <w:lang w:eastAsia="zh-CN"/>
            </w:rPr>
          </w:rPrChange>
        </w:rPr>
      </w:pPr>
      <w:ins w:id="17" w:author="作者">
        <w:r>
          <w:rPr>
            <w:rFonts w:asciiTheme="minorEastAsia" w:eastAsiaTheme="minorEastAsia" w:hAnsiTheme="minorEastAsia" w:hint="eastAsia"/>
            <w:b/>
            <w:lang w:eastAsia="zh-CN"/>
          </w:rPr>
          <w:t>RIC</w:t>
        </w:r>
        <w:r>
          <w:rPr>
            <w:b/>
            <w:lang w:eastAsia="zh-CN"/>
          </w:rPr>
          <w:t xml:space="preserve"> </w:t>
        </w:r>
        <w:r>
          <w:rPr>
            <w:rFonts w:asciiTheme="minorEastAsia" w:eastAsiaTheme="minorEastAsia" w:hAnsiTheme="minorEastAsia" w:hint="eastAsia"/>
            <w:b/>
            <w:lang w:eastAsia="zh-CN"/>
          </w:rPr>
          <w:t>Service</w:t>
        </w:r>
        <w:r w:rsidR="00BD75A2">
          <w:rPr>
            <w:rFonts w:asciiTheme="minorEastAsia" w:eastAsiaTheme="minorEastAsia" w:hAnsiTheme="minorEastAsia" w:hint="eastAsia"/>
            <w:b/>
            <w:lang w:eastAsia="zh-CN"/>
          </w:rPr>
          <w:t>：</w:t>
        </w:r>
        <w:r w:rsidR="00BD75A2">
          <w:rPr>
            <w:rFonts w:asciiTheme="minorEastAsia" w:eastAsiaTheme="minorEastAsia" w:hAnsiTheme="minorEastAsia" w:hint="eastAsia"/>
            <w:lang w:eastAsia="zh-CN"/>
          </w:rPr>
          <w:t>服务是由</w:t>
        </w:r>
        <w:r w:rsidR="007931D2">
          <w:rPr>
            <w:rFonts w:asciiTheme="minorEastAsia" w:eastAsiaTheme="minorEastAsia" w:hAnsiTheme="minorEastAsia" w:hint="eastAsia"/>
            <w:lang w:eastAsia="zh-CN"/>
          </w:rPr>
          <w:t>E2节点提供</w:t>
        </w:r>
        <w:r w:rsidR="0033536C">
          <w:rPr>
            <w:rFonts w:asciiTheme="minorEastAsia" w:eastAsiaTheme="minorEastAsia" w:hAnsiTheme="minorEastAsia" w:hint="eastAsia"/>
            <w:lang w:eastAsia="zh-CN"/>
          </w:rPr>
          <w:t>，</w:t>
        </w:r>
        <w:r w:rsidR="00C8697E">
          <w:rPr>
            <w:rFonts w:asciiTheme="minorEastAsia" w:eastAsiaTheme="minorEastAsia" w:hAnsiTheme="minorEastAsia" w:hint="eastAsia"/>
            <w:lang w:eastAsia="zh-CN"/>
          </w:rPr>
          <w:t>Near</w:t>
        </w:r>
        <w:r w:rsidR="00C8697E">
          <w:rPr>
            <w:rFonts w:asciiTheme="minorEastAsia" w:eastAsiaTheme="minorEastAsia" w:hAnsiTheme="minorEastAsia"/>
            <w:lang w:eastAsia="zh-CN"/>
          </w:rPr>
          <w:t>-RT RIC</w:t>
        </w:r>
        <w:r w:rsidR="00C8697E">
          <w:rPr>
            <w:rFonts w:asciiTheme="minorEastAsia" w:eastAsiaTheme="minorEastAsia" w:hAnsiTheme="minorEastAsia" w:hint="eastAsia"/>
            <w:lang w:eastAsia="zh-CN"/>
          </w:rPr>
          <w:t>用服务来接收E2节点的</w:t>
        </w:r>
      </w:ins>
      <w:del w:id="18" w:author="作者">
        <w:r w:rsidR="007B6DFE" w:rsidRPr="00A827D4" w:rsidDel="00E54B16">
          <w:rPr>
            <w:lang w:eastAsia="zh-CN"/>
            <w:rPrChange w:id="19" w:author="作者">
              <w:rPr>
                <w:b/>
                <w:lang w:eastAsia="zh-CN"/>
              </w:rPr>
            </w:rPrChange>
          </w:rPr>
          <w:delText xml:space="preserve"> </w:delText>
        </w:r>
      </w:del>
      <w:ins w:id="20" w:author="作者">
        <w:r w:rsidR="00C8697E" w:rsidRPr="00A827D4">
          <w:rPr>
            <w:rFonts w:asciiTheme="minorEastAsia" w:eastAsiaTheme="minorEastAsia" w:hAnsiTheme="minorEastAsia" w:hint="eastAsia"/>
            <w:lang w:eastAsia="zh-CN"/>
            <w:rPrChange w:id="21" w:author="作者">
              <w:rPr>
                <w:rFonts w:asciiTheme="minorEastAsia" w:eastAsiaTheme="minorEastAsia" w:hAnsiTheme="minorEastAsia" w:hint="eastAsia"/>
                <w:b/>
                <w:lang w:eastAsia="zh-CN"/>
              </w:rPr>
            </w:rPrChange>
          </w:rPr>
          <w:t>消息</w:t>
        </w:r>
        <w:r w:rsidR="002C4ECF" w:rsidRPr="00A827D4">
          <w:rPr>
            <w:rFonts w:asciiTheme="minorEastAsia" w:eastAsiaTheme="minorEastAsia" w:hAnsiTheme="minorEastAsia" w:hint="eastAsia"/>
            <w:lang w:eastAsia="zh-CN"/>
            <w:rPrChange w:id="22" w:author="作者">
              <w:rPr>
                <w:rFonts w:asciiTheme="minorEastAsia" w:eastAsiaTheme="minorEastAsia" w:hAnsiTheme="minorEastAsia" w:hint="eastAsia"/>
                <w:b/>
                <w:lang w:eastAsia="zh-CN"/>
              </w:rPr>
            </w:rPrChange>
          </w:rPr>
          <w:t>，</w:t>
        </w:r>
        <w:r w:rsidR="002C4ECF" w:rsidRPr="00A827D4">
          <w:rPr>
            <w:rFonts w:ascii="宋体" w:eastAsia="宋体" w:hAnsi="宋体" w:cs="宋体" w:hint="eastAsia"/>
            <w:lang w:eastAsia="zh-CN"/>
            <w:rPrChange w:id="23" w:author="作者">
              <w:rPr>
                <w:rFonts w:ascii="宋体" w:eastAsia="宋体" w:hAnsi="宋体" w:cs="宋体" w:hint="eastAsia"/>
                <w:b/>
                <w:lang w:eastAsia="zh-CN"/>
              </w:rPr>
            </w:rPrChange>
          </w:rPr>
          <w:t>访问</w:t>
        </w:r>
        <w:r w:rsidR="002C4ECF" w:rsidRPr="00A827D4">
          <w:rPr>
            <w:rFonts w:ascii="宋体" w:eastAsia="宋体" w:hAnsi="宋体" w:cs="宋体"/>
            <w:lang w:eastAsia="zh-CN"/>
            <w:rPrChange w:id="24" w:author="作者">
              <w:rPr>
                <w:rFonts w:ascii="宋体" w:eastAsia="宋体" w:hAnsi="宋体" w:cs="宋体"/>
                <w:b/>
                <w:lang w:eastAsia="zh-CN"/>
              </w:rPr>
            </w:rPrChange>
          </w:rPr>
          <w:t>E2</w:t>
        </w:r>
        <w:r w:rsidR="002C4ECF" w:rsidRPr="00A827D4">
          <w:rPr>
            <w:rFonts w:ascii="宋体" w:eastAsia="宋体" w:hAnsi="宋体" w:cs="宋体" w:hint="eastAsia"/>
            <w:lang w:eastAsia="zh-CN"/>
            <w:rPrChange w:id="25" w:author="作者">
              <w:rPr>
                <w:rFonts w:ascii="宋体" w:eastAsia="宋体" w:hAnsi="宋体" w:cs="宋体" w:hint="eastAsia"/>
                <w:b/>
                <w:lang w:eastAsia="zh-CN"/>
              </w:rPr>
            </w:rPrChange>
          </w:rPr>
          <w:t>节点的指数和/或控制E2节点</w:t>
        </w:r>
      </w:ins>
    </w:p>
    <w:p w14:paraId="135A0B24" w14:textId="4D85F071" w:rsidR="00080512" w:rsidRPr="00AA6C40" w:rsidRDefault="00D24B81" w:rsidP="00545D44">
      <w:pPr>
        <w:pStyle w:val="2"/>
        <w:numPr>
          <w:ilvl w:val="0"/>
          <w:numId w:val="0"/>
        </w:numPr>
        <w:ind w:left="576" w:hanging="576"/>
        <w:rPr>
          <w:lang w:val="en-US"/>
        </w:rPr>
      </w:pPr>
      <w:bookmarkStart w:id="26" w:name="_Toc45723242"/>
      <w:r w:rsidRPr="00AA6C40">
        <w:rPr>
          <w:lang w:val="en-US"/>
        </w:rPr>
        <w:t>3.2</w:t>
      </w:r>
      <w:r w:rsidRPr="00AA6C40">
        <w:rPr>
          <w:lang w:val="en-US"/>
        </w:rPr>
        <w:tab/>
      </w:r>
      <w:r w:rsidR="00080512" w:rsidRPr="00AA6C40">
        <w:rPr>
          <w:lang w:val="en-US"/>
        </w:rPr>
        <w:t>Abbreviations</w:t>
      </w:r>
      <w:bookmarkEnd w:id="26"/>
    </w:p>
    <w:p w14:paraId="006A1636" w14:textId="77777777" w:rsidR="00080512" w:rsidRPr="00AA6C40" w:rsidRDefault="00080512" w:rsidP="00BB5D67">
      <w:pPr>
        <w:keepNext/>
        <w:spacing w:after="120"/>
      </w:pPr>
      <w:r w:rsidRPr="00AA6C40">
        <w:t xml:space="preserve">For the purposes of the present document, the </w:t>
      </w:r>
      <w:r w:rsidR="00563934" w:rsidRPr="00AA6C40">
        <w:t xml:space="preserve">following </w:t>
      </w:r>
      <w:r w:rsidRPr="00AA6C40">
        <w:t>abb</w:t>
      </w:r>
      <w:r w:rsidR="004D3578" w:rsidRPr="00AA6C40">
        <w:t xml:space="preserve">reviations </w:t>
      </w:r>
      <w:r w:rsidRPr="00AA6C40">
        <w:t xml:space="preserve">apply. </w:t>
      </w:r>
    </w:p>
    <w:p w14:paraId="05132246" w14:textId="76CACED6" w:rsidR="00A203FC" w:rsidRPr="00AA6C40" w:rsidRDefault="00A203FC" w:rsidP="00BB5D67">
      <w:pPr>
        <w:pStyle w:val="EW"/>
        <w:spacing w:after="120"/>
      </w:pPr>
      <w:r w:rsidRPr="00AA6C40">
        <w:t xml:space="preserve">O-CU </w:t>
      </w:r>
      <w:r w:rsidRPr="00AA6C40">
        <w:tab/>
        <w:t>O-RAN Central Unit</w:t>
      </w:r>
    </w:p>
    <w:p w14:paraId="45B29AD9" w14:textId="6716C7F8" w:rsidR="00E76A88" w:rsidRPr="00AA6C40" w:rsidRDefault="00E76A88" w:rsidP="00BB5D67">
      <w:pPr>
        <w:pStyle w:val="EW"/>
        <w:spacing w:after="120"/>
        <w:rPr>
          <w:lang w:eastAsia="ja-JP"/>
        </w:rPr>
      </w:pPr>
      <w:r w:rsidRPr="00AA6C40">
        <w:t>O-CU-CP</w:t>
      </w:r>
      <w:r w:rsidRPr="00AA6C40">
        <w:tab/>
      </w:r>
      <w:r w:rsidRPr="00AA6C40">
        <w:rPr>
          <w:lang w:eastAsia="ja-JP"/>
        </w:rPr>
        <w:t>O-RAN Central Unit – Control Plane</w:t>
      </w:r>
    </w:p>
    <w:p w14:paraId="2B42687C" w14:textId="30EB4BA3" w:rsidR="00E76A88" w:rsidRPr="00AA6C40" w:rsidRDefault="00E76A88" w:rsidP="00BB5D67">
      <w:pPr>
        <w:pStyle w:val="EW"/>
        <w:spacing w:after="120"/>
        <w:rPr>
          <w:lang w:eastAsia="ja-JP"/>
        </w:rPr>
      </w:pPr>
      <w:r w:rsidRPr="00AA6C40">
        <w:t>O-CU-UP</w:t>
      </w:r>
      <w:r w:rsidRPr="00AA6C40">
        <w:tab/>
        <w:t>O-RAN Central Unit – User Plane</w:t>
      </w:r>
    </w:p>
    <w:p w14:paraId="46890BFA" w14:textId="77777777" w:rsidR="00B24994" w:rsidRPr="00AA6C40" w:rsidRDefault="003668D2" w:rsidP="00BB5D67">
      <w:pPr>
        <w:pStyle w:val="EW"/>
        <w:spacing w:after="120"/>
        <w:rPr>
          <w:lang w:eastAsia="ja-JP"/>
        </w:rPr>
      </w:pPr>
      <w:r w:rsidRPr="00AA6C40">
        <w:rPr>
          <w:lang w:eastAsia="ja-JP"/>
        </w:rPr>
        <w:t>O</w:t>
      </w:r>
      <w:r w:rsidR="00031622" w:rsidRPr="00AA6C40">
        <w:rPr>
          <w:lang w:eastAsia="ja-JP"/>
        </w:rPr>
        <w:t>-DU</w:t>
      </w:r>
      <w:r w:rsidR="007D0EF2" w:rsidRPr="00AA6C40">
        <w:rPr>
          <w:lang w:eastAsia="ja-JP"/>
        </w:rPr>
        <w:tab/>
      </w:r>
      <w:r w:rsidR="00650435" w:rsidRPr="00AA6C40">
        <w:rPr>
          <w:lang w:eastAsia="ja-JP"/>
        </w:rPr>
        <w:t>O-RAN</w:t>
      </w:r>
      <w:r w:rsidR="007D0EF2" w:rsidRPr="00AA6C40">
        <w:rPr>
          <w:lang w:eastAsia="ja-JP"/>
        </w:rPr>
        <w:t xml:space="preserve"> </w:t>
      </w:r>
      <w:r w:rsidR="00031622" w:rsidRPr="00AA6C40">
        <w:rPr>
          <w:lang w:eastAsia="ja-JP"/>
        </w:rPr>
        <w:t xml:space="preserve">Distributed </w:t>
      </w:r>
      <w:r w:rsidR="007D0EF2" w:rsidRPr="00AA6C40">
        <w:rPr>
          <w:lang w:eastAsia="ja-JP"/>
        </w:rPr>
        <w:t>Unit</w:t>
      </w:r>
    </w:p>
    <w:p w14:paraId="00E2B697" w14:textId="787B2B11" w:rsidR="007D0EF2" w:rsidRPr="00AA6C40" w:rsidRDefault="00B24994" w:rsidP="00BB5D67">
      <w:pPr>
        <w:pStyle w:val="EW"/>
        <w:spacing w:after="120"/>
        <w:rPr>
          <w:lang w:eastAsia="ja-JP"/>
        </w:rPr>
      </w:pPr>
      <w:r w:rsidRPr="00AA6C40">
        <w:rPr>
          <w:lang w:eastAsia="ja-JP"/>
        </w:rPr>
        <w:t>O-eNB</w:t>
      </w:r>
      <w:r w:rsidRPr="00AA6C40">
        <w:rPr>
          <w:lang w:eastAsia="ja-JP"/>
        </w:rPr>
        <w:tab/>
        <w:t>O-RAN eNB</w:t>
      </w:r>
      <w:r w:rsidR="009323E2" w:rsidRPr="00AA6C40">
        <w:rPr>
          <w:lang w:eastAsia="ja-JP"/>
        </w:rPr>
        <w:t xml:space="preserve"> </w:t>
      </w:r>
      <w:r w:rsidR="00563934" w:rsidRPr="00AA6C40">
        <w:rPr>
          <w:lang w:eastAsia="ja-JP"/>
        </w:rPr>
        <w:t xml:space="preserve"> </w:t>
      </w:r>
    </w:p>
    <w:p w14:paraId="6F835A4F" w14:textId="77777777" w:rsidR="007E2026" w:rsidRPr="00AA6C40" w:rsidRDefault="00650435" w:rsidP="0036183C">
      <w:pPr>
        <w:pStyle w:val="EW"/>
        <w:spacing w:after="120"/>
        <w:rPr>
          <w:lang w:eastAsia="ja-JP"/>
        </w:rPr>
      </w:pPr>
      <w:r w:rsidRPr="00AA6C40">
        <w:rPr>
          <w:lang w:eastAsia="ja-JP"/>
        </w:rPr>
        <w:t>O-</w:t>
      </w:r>
      <w:r w:rsidR="007D0EF2" w:rsidRPr="00AA6C40">
        <w:rPr>
          <w:lang w:eastAsia="ja-JP"/>
        </w:rPr>
        <w:t>RU</w:t>
      </w:r>
      <w:r w:rsidR="007D0EF2" w:rsidRPr="00AA6C40">
        <w:rPr>
          <w:lang w:eastAsia="ja-JP"/>
        </w:rPr>
        <w:tab/>
      </w:r>
      <w:r w:rsidRPr="00AA6C40">
        <w:rPr>
          <w:lang w:eastAsia="ja-JP"/>
        </w:rPr>
        <w:t xml:space="preserve">O-RAN </w:t>
      </w:r>
      <w:r w:rsidR="007D0EF2" w:rsidRPr="00AA6C40">
        <w:rPr>
          <w:lang w:eastAsia="ja-JP"/>
        </w:rPr>
        <w:t>Radio Unit</w:t>
      </w:r>
      <w:r w:rsidR="00563934" w:rsidRPr="00AA6C40">
        <w:rPr>
          <w:lang w:eastAsia="ja-JP"/>
        </w:rPr>
        <w:t xml:space="preserve"> </w:t>
      </w:r>
    </w:p>
    <w:p w14:paraId="14836F57" w14:textId="71B99675" w:rsidR="002A25E7" w:rsidRPr="00AA6C40" w:rsidRDefault="0025632B" w:rsidP="0036183C">
      <w:pPr>
        <w:pStyle w:val="EW"/>
        <w:spacing w:after="120"/>
        <w:rPr>
          <w:lang w:eastAsia="ja-JP"/>
        </w:rPr>
      </w:pPr>
      <w:bookmarkStart w:id="27" w:name="_Hlk516846039"/>
      <w:bookmarkEnd w:id="11"/>
      <w:r>
        <w:rPr>
          <w:lang w:eastAsia="ja-JP"/>
        </w:rPr>
        <w:t>Non-RT RIC</w:t>
      </w:r>
      <w:r w:rsidR="001B6C4E" w:rsidRPr="00AA6C40">
        <w:rPr>
          <w:lang w:eastAsia="ja-JP"/>
        </w:rPr>
        <w:tab/>
      </w:r>
      <w:r w:rsidR="007E2026" w:rsidRPr="00AA6C40">
        <w:rPr>
          <w:lang w:eastAsia="ja-JP"/>
        </w:rPr>
        <w:t>non-real-time RAN Intelligent Controller:</w:t>
      </w:r>
    </w:p>
    <w:p w14:paraId="154FE1D2" w14:textId="0F54F6C6" w:rsidR="007E2026" w:rsidRPr="00AA6C40" w:rsidRDefault="007E2026" w:rsidP="0036183C">
      <w:pPr>
        <w:pStyle w:val="EW"/>
        <w:spacing w:after="120"/>
        <w:rPr>
          <w:lang w:eastAsia="ja-JP"/>
        </w:rPr>
      </w:pPr>
      <w:r w:rsidRPr="00AA6C40">
        <w:rPr>
          <w:lang w:eastAsia="ja-JP"/>
        </w:rPr>
        <w:t>Near-RT RIC</w:t>
      </w:r>
      <w:r w:rsidRPr="00AA6C40">
        <w:rPr>
          <w:b/>
          <w:lang w:eastAsia="ja-JP"/>
        </w:rPr>
        <w:tab/>
      </w:r>
      <w:r w:rsidR="00D95B96" w:rsidRPr="00AA6C40">
        <w:rPr>
          <w:lang w:eastAsia="ja-JP"/>
        </w:rPr>
        <w:t>N</w:t>
      </w:r>
      <w:r w:rsidRPr="00AA6C40">
        <w:rPr>
          <w:lang w:eastAsia="ja-JP"/>
        </w:rPr>
        <w:t>ear-real-time RAN Intelligent Controller</w:t>
      </w:r>
    </w:p>
    <w:p w14:paraId="5B587A5F" w14:textId="07359F89" w:rsidR="003D09E4" w:rsidRPr="00AA6C40" w:rsidRDefault="003D09E4" w:rsidP="0036183C">
      <w:pPr>
        <w:pStyle w:val="EW"/>
        <w:spacing w:after="120"/>
        <w:rPr>
          <w:color w:val="FF0000"/>
          <w:lang w:eastAsia="ja-JP"/>
        </w:rPr>
      </w:pPr>
      <w:r w:rsidRPr="00AA6C40">
        <w:rPr>
          <w:lang w:eastAsia="ja-JP"/>
        </w:rPr>
        <w:t>RAT</w:t>
      </w:r>
      <w:r w:rsidRPr="00AA6C40">
        <w:rPr>
          <w:lang w:eastAsia="ja-JP"/>
        </w:rPr>
        <w:tab/>
        <w:t>Radio Access Technology</w:t>
      </w:r>
    </w:p>
    <w:p w14:paraId="1153093A" w14:textId="47CF889C" w:rsidR="006450B0" w:rsidRPr="00AA6C40" w:rsidRDefault="006450B0" w:rsidP="002A25E7">
      <w:pPr>
        <w:spacing w:after="0"/>
        <w:rPr>
          <w:lang w:eastAsia="ja-JP"/>
        </w:rPr>
      </w:pPr>
    </w:p>
    <w:p w14:paraId="3995AC22" w14:textId="22AC4EF5" w:rsidR="00432007" w:rsidRPr="00AA6C40" w:rsidRDefault="00D24B81" w:rsidP="00B76DDE">
      <w:pPr>
        <w:pStyle w:val="1"/>
        <w:numPr>
          <w:ilvl w:val="0"/>
          <w:numId w:val="0"/>
        </w:numPr>
        <w:ind w:left="432" w:hanging="432"/>
        <w:rPr>
          <w:lang w:val="en-US"/>
        </w:rPr>
      </w:pPr>
      <w:bookmarkStart w:id="28" w:name="_Toc45723243"/>
      <w:bookmarkEnd w:id="27"/>
      <w:r w:rsidRPr="00AA6C40">
        <w:rPr>
          <w:lang w:val="en-US"/>
        </w:rPr>
        <w:t>4</w:t>
      </w:r>
      <w:r w:rsidRPr="00AA6C40">
        <w:rPr>
          <w:lang w:val="en-US"/>
        </w:rPr>
        <w:tab/>
      </w:r>
      <w:r w:rsidR="005E13E9" w:rsidRPr="00AA6C40">
        <w:rPr>
          <w:lang w:val="en-US"/>
        </w:rPr>
        <w:t>Near-RT RIC Architecture</w:t>
      </w:r>
      <w:bookmarkEnd w:id="28"/>
    </w:p>
    <w:p w14:paraId="43F20EE2" w14:textId="420A16A4" w:rsidR="005E13E9" w:rsidRPr="00AA6C40" w:rsidRDefault="00D24B81" w:rsidP="00B76DDE">
      <w:pPr>
        <w:pStyle w:val="2"/>
        <w:numPr>
          <w:ilvl w:val="0"/>
          <w:numId w:val="0"/>
        </w:numPr>
        <w:ind w:left="576" w:hanging="576"/>
        <w:rPr>
          <w:lang w:val="en-US"/>
        </w:rPr>
      </w:pPr>
      <w:bookmarkStart w:id="29" w:name="_Toc45723244"/>
      <w:r w:rsidRPr="00AA6C40">
        <w:rPr>
          <w:lang w:val="en-US"/>
        </w:rPr>
        <w:t>4.1</w:t>
      </w:r>
      <w:r w:rsidRPr="00AA6C40">
        <w:rPr>
          <w:lang w:val="en-US"/>
        </w:rPr>
        <w:tab/>
      </w:r>
      <w:r w:rsidR="005E13E9" w:rsidRPr="00AA6C40">
        <w:rPr>
          <w:lang w:val="en-US"/>
        </w:rPr>
        <w:t>General Architecture Principles</w:t>
      </w:r>
      <w:bookmarkEnd w:id="29"/>
    </w:p>
    <w:p w14:paraId="3DF95D12" w14:textId="73506C86" w:rsidR="00F02583" w:rsidRDefault="00F02583" w:rsidP="00F02583">
      <w:pPr>
        <w:rPr>
          <w:ins w:id="30" w:author="作者"/>
        </w:rPr>
      </w:pPr>
      <w:r w:rsidRPr="00AA6C40">
        <w:t xml:space="preserve">The general principles guiding the definition of </w:t>
      </w:r>
      <w:r w:rsidR="007966F5" w:rsidRPr="00AA6C40">
        <w:t>Near-RT RIC</w:t>
      </w:r>
      <w:r w:rsidRPr="00AA6C40">
        <w:t xml:space="preserve"> architecture as well as the interfaces between </w:t>
      </w:r>
      <w:r w:rsidR="007966F5" w:rsidRPr="00AA6C40">
        <w:t>Near-RT RIC</w:t>
      </w:r>
      <w:r w:rsidRPr="00AA6C40">
        <w:t xml:space="preserve">, </w:t>
      </w:r>
      <w:r w:rsidR="00A67904" w:rsidRPr="00AA6C40">
        <w:rPr>
          <w:rFonts w:eastAsiaTheme="minorEastAsia"/>
          <w:lang w:eastAsia="zh-CN"/>
        </w:rPr>
        <w:t>E2 Node</w:t>
      </w:r>
      <w:r w:rsidR="00E76A88" w:rsidRPr="00AA6C40">
        <w:t>s</w:t>
      </w:r>
      <w:r w:rsidRPr="00AA6C40">
        <w:t xml:space="preserve"> and </w:t>
      </w:r>
      <w:r w:rsidR="001205FF" w:rsidRPr="00AA6C40">
        <w:t>Service Management &amp; Orchestration</w:t>
      </w:r>
      <w:r w:rsidRPr="00AA6C40">
        <w:t xml:space="preserve"> are the following:</w:t>
      </w:r>
    </w:p>
    <w:p w14:paraId="6F603C33" w14:textId="453BB6FE" w:rsidR="0029247A" w:rsidRPr="00A06F03" w:rsidRDefault="004D4C13" w:rsidP="00F02583">
      <w:pPr>
        <w:rPr>
          <w:rFonts w:eastAsiaTheme="minorEastAsia" w:hint="eastAsia"/>
          <w:lang w:eastAsia="zh-CN"/>
          <w:rPrChange w:id="31" w:author="作者">
            <w:rPr/>
          </w:rPrChange>
        </w:rPr>
      </w:pPr>
      <w:ins w:id="32" w:author="作者">
        <w:r>
          <w:rPr>
            <w:rFonts w:eastAsiaTheme="minorEastAsia" w:hint="eastAsia"/>
            <w:lang w:eastAsia="zh-CN"/>
          </w:rPr>
          <w:t>引导</w:t>
        </w:r>
        <w:r>
          <w:rPr>
            <w:rFonts w:eastAsiaTheme="minorEastAsia" w:hint="eastAsia"/>
            <w:lang w:eastAsia="zh-CN"/>
          </w:rPr>
          <w:t>Near-RT</w:t>
        </w:r>
        <w:r>
          <w:rPr>
            <w:rFonts w:eastAsiaTheme="minorEastAsia"/>
            <w:lang w:eastAsia="zh-CN"/>
          </w:rPr>
          <w:t xml:space="preserve"> RIC</w:t>
        </w:r>
        <w:r>
          <w:rPr>
            <w:rFonts w:eastAsiaTheme="minorEastAsia" w:hint="eastAsia"/>
            <w:lang w:eastAsia="zh-CN"/>
          </w:rPr>
          <w:t>架构定义的基本原则和</w:t>
        </w:r>
        <w:r w:rsidR="00E92801">
          <w:rPr>
            <w:rFonts w:eastAsiaTheme="minorEastAsia" w:hint="eastAsia"/>
            <w:lang w:eastAsia="zh-CN"/>
          </w:rPr>
          <w:t>Near-RT</w:t>
        </w:r>
        <w:r w:rsidR="00E92801">
          <w:rPr>
            <w:rFonts w:eastAsiaTheme="minorEastAsia"/>
            <w:lang w:eastAsia="zh-CN"/>
          </w:rPr>
          <w:t xml:space="preserve"> </w:t>
        </w:r>
        <w:r w:rsidR="00E92801">
          <w:rPr>
            <w:rFonts w:eastAsiaTheme="minorEastAsia" w:hint="eastAsia"/>
            <w:lang w:eastAsia="zh-CN"/>
          </w:rPr>
          <w:t>RIC</w:t>
        </w:r>
        <w:r w:rsidR="00E92801">
          <w:rPr>
            <w:rFonts w:eastAsiaTheme="minorEastAsia" w:hint="eastAsia"/>
            <w:lang w:eastAsia="zh-CN"/>
          </w:rPr>
          <w:t>，</w:t>
        </w:r>
        <w:r w:rsidR="00E92801">
          <w:rPr>
            <w:rFonts w:eastAsiaTheme="minorEastAsia" w:hint="eastAsia"/>
            <w:lang w:eastAsia="zh-CN"/>
          </w:rPr>
          <w:t>E2</w:t>
        </w:r>
        <w:r w:rsidR="00E92801">
          <w:rPr>
            <w:rFonts w:eastAsiaTheme="minorEastAsia" w:hint="eastAsia"/>
            <w:lang w:eastAsia="zh-CN"/>
          </w:rPr>
          <w:t>节点于服务管理</w:t>
        </w:r>
        <w:r w:rsidR="00E92801">
          <w:rPr>
            <w:rFonts w:eastAsiaTheme="minorEastAsia" w:hint="eastAsia"/>
            <w:lang w:eastAsia="zh-CN"/>
          </w:rPr>
          <w:t>&amp;</w:t>
        </w:r>
        <w:r w:rsidR="00E92801">
          <w:rPr>
            <w:rFonts w:eastAsiaTheme="minorEastAsia" w:hint="eastAsia"/>
            <w:lang w:eastAsia="zh-CN"/>
          </w:rPr>
          <w:t>编排如下：</w:t>
        </w:r>
      </w:ins>
    </w:p>
    <w:p w14:paraId="4F4343F8" w14:textId="77777777" w:rsidR="00E92801" w:rsidRDefault="00F02583" w:rsidP="00F02583">
      <w:pPr>
        <w:pStyle w:val="B1"/>
        <w:rPr>
          <w:ins w:id="33" w:author="作者"/>
        </w:rPr>
      </w:pPr>
      <w:r w:rsidRPr="00AA6C40">
        <w:lastRenderedPageBreak/>
        <w:t>-</w:t>
      </w:r>
      <w:r w:rsidRPr="00AA6C40">
        <w:tab/>
      </w:r>
      <w:r w:rsidR="007966F5" w:rsidRPr="00AA6C40">
        <w:t>Near-RT RIC</w:t>
      </w:r>
      <w:r w:rsidRPr="00AA6C40">
        <w:t xml:space="preserve"> and</w:t>
      </w:r>
      <w:r w:rsidR="002560BD" w:rsidRPr="00AA6C40">
        <w:rPr>
          <w:rFonts w:eastAsiaTheme="minorEastAsia"/>
          <w:lang w:eastAsia="zh-CN"/>
        </w:rPr>
        <w:t xml:space="preserve"> </w:t>
      </w:r>
      <w:r w:rsidR="00A67904" w:rsidRPr="00AA6C40">
        <w:rPr>
          <w:rFonts w:eastAsiaTheme="minorEastAsia"/>
          <w:lang w:eastAsia="zh-CN"/>
        </w:rPr>
        <w:t>E2 Node</w:t>
      </w:r>
      <w:r w:rsidR="002560BD" w:rsidRPr="00AA6C40">
        <w:t xml:space="preserve"> </w:t>
      </w:r>
      <w:r w:rsidRPr="00AA6C40">
        <w:t xml:space="preserve">functions are fully separated from transport functions. Addressing scheme used in </w:t>
      </w:r>
      <w:r w:rsidR="007966F5" w:rsidRPr="00AA6C40">
        <w:rPr>
          <w:lang w:eastAsia="ja-JP"/>
        </w:rPr>
        <w:t>Near-RT RIC</w:t>
      </w:r>
      <w:r w:rsidRPr="00AA6C40">
        <w:t xml:space="preserve"> and </w:t>
      </w:r>
      <w:r w:rsidR="007A0FC3" w:rsidRPr="00AA6C40">
        <w:t xml:space="preserve">the </w:t>
      </w:r>
      <w:r w:rsidR="00A67904" w:rsidRPr="00AA6C40">
        <w:t>E2 Node</w:t>
      </w:r>
      <w:r w:rsidR="007A0FC3" w:rsidRPr="00AA6C40">
        <w:rPr>
          <w:lang w:eastAsia="ja-JP"/>
        </w:rPr>
        <w:t xml:space="preserve">s </w:t>
      </w:r>
      <w:r w:rsidRPr="00AA6C40">
        <w:t>shall not be tied to the addressing schemes of transport functions.</w:t>
      </w:r>
    </w:p>
    <w:p w14:paraId="62BD2A43" w14:textId="1C74AE63" w:rsidR="00F02583" w:rsidRPr="00AA6C40" w:rsidRDefault="00E92801" w:rsidP="00A06F03">
      <w:pPr>
        <w:pStyle w:val="B1"/>
        <w:rPr>
          <w:lang w:eastAsia="zh-CN"/>
        </w:rPr>
        <w:pPrChange w:id="34" w:author="作者">
          <w:pPr>
            <w:pStyle w:val="B1"/>
          </w:pPr>
        </w:pPrChange>
      </w:pPr>
      <w:ins w:id="35" w:author="作者">
        <w:r>
          <w:rPr>
            <w:rFonts w:asciiTheme="minorEastAsia" w:eastAsiaTheme="minorEastAsia" w:hAnsiTheme="minorEastAsia" w:hint="eastAsia"/>
            <w:lang w:eastAsia="zh-CN"/>
          </w:rPr>
          <w:t>Near</w:t>
        </w:r>
        <w:r>
          <w:t>-RT RIC</w:t>
        </w:r>
        <w:r>
          <w:rPr>
            <w:rFonts w:eastAsiaTheme="minorEastAsia" w:hint="eastAsia"/>
            <w:lang w:eastAsia="zh-CN"/>
          </w:rPr>
          <w:t xml:space="preserve"> </w:t>
        </w:r>
        <w:r>
          <w:rPr>
            <w:rFonts w:eastAsiaTheme="minorEastAsia" w:hint="eastAsia"/>
            <w:lang w:eastAsia="zh-CN"/>
          </w:rPr>
          <w:t>和</w:t>
        </w:r>
        <w:r>
          <w:rPr>
            <w:rFonts w:eastAsiaTheme="minorEastAsia" w:hint="eastAsia"/>
            <w:lang w:eastAsia="zh-CN"/>
          </w:rPr>
          <w:t>E2</w:t>
        </w:r>
        <w:r>
          <w:rPr>
            <w:rFonts w:eastAsiaTheme="minorEastAsia" w:hint="eastAsia"/>
            <w:lang w:eastAsia="zh-CN"/>
          </w:rPr>
          <w:t>节点的功能</w:t>
        </w:r>
        <w:r w:rsidR="00712773">
          <w:rPr>
            <w:rFonts w:eastAsiaTheme="minorEastAsia" w:hint="eastAsia"/>
            <w:lang w:eastAsia="zh-CN"/>
          </w:rPr>
          <w:t>在传输功能上完全分离。</w:t>
        </w:r>
      </w:ins>
      <w:r w:rsidR="00F02583" w:rsidRPr="00AA6C40">
        <w:t xml:space="preserve"> </w:t>
      </w:r>
      <w:ins w:id="36" w:author="作者">
        <w:r w:rsidR="00327D62">
          <w:rPr>
            <w:rFonts w:asciiTheme="minorEastAsia" w:eastAsiaTheme="minorEastAsia" w:hAnsiTheme="minorEastAsia" w:hint="eastAsia"/>
            <w:lang w:eastAsia="zh-CN"/>
          </w:rPr>
          <w:t>Near-RT</w:t>
        </w:r>
        <w:r w:rsidR="00327D62">
          <w:t xml:space="preserve"> </w:t>
        </w:r>
        <w:r w:rsidR="00327D62">
          <w:rPr>
            <w:rFonts w:asciiTheme="minorEastAsia" w:eastAsiaTheme="minorEastAsia" w:hAnsiTheme="minorEastAsia" w:hint="eastAsia"/>
            <w:lang w:eastAsia="zh-CN"/>
          </w:rPr>
          <w:t>RIC和E2</w:t>
        </w:r>
        <w:r w:rsidR="00327D62">
          <w:rPr>
            <w:rFonts w:ascii="宋体" w:eastAsia="宋体" w:hAnsi="宋体" w:cs="宋体" w:hint="eastAsia"/>
            <w:lang w:eastAsia="zh-CN"/>
          </w:rPr>
          <w:t>节点的</w:t>
        </w:r>
        <w:r w:rsidR="00CF0032">
          <w:rPr>
            <w:rFonts w:ascii="宋体" w:eastAsia="宋体" w:hAnsi="宋体" w:cs="宋体" w:hint="eastAsia"/>
            <w:lang w:eastAsia="zh-CN"/>
          </w:rPr>
          <w:t>寻址方案</w:t>
        </w:r>
        <w:r w:rsidR="007A5331">
          <w:rPr>
            <w:rFonts w:ascii="宋体" w:eastAsia="宋体" w:hAnsi="宋体" w:cs="宋体" w:hint="eastAsia"/>
            <w:lang w:eastAsia="zh-CN"/>
          </w:rPr>
          <w:t>于传输功能的</w:t>
        </w:r>
        <w:r w:rsidR="00A06F03">
          <w:rPr>
            <w:rFonts w:ascii="宋体" w:eastAsia="宋体" w:hAnsi="宋体" w:cs="宋体" w:hint="eastAsia"/>
            <w:lang w:eastAsia="zh-CN"/>
          </w:rPr>
          <w:t>寻址方案没有绑定。</w:t>
        </w:r>
      </w:ins>
    </w:p>
    <w:p w14:paraId="0E0B492C" w14:textId="3090FE01" w:rsidR="00F02583" w:rsidRDefault="00F02583" w:rsidP="00F02583">
      <w:pPr>
        <w:pStyle w:val="B1"/>
        <w:rPr>
          <w:ins w:id="37" w:author="作者"/>
        </w:rPr>
      </w:pPr>
      <w:r w:rsidRPr="00AA6C40">
        <w:t>-</w:t>
      </w:r>
      <w:r w:rsidRPr="00AA6C40">
        <w:tab/>
      </w:r>
      <w:r w:rsidR="00EB7AA2" w:rsidRPr="00AA6C40">
        <w:t xml:space="preserve">The </w:t>
      </w:r>
      <w:r w:rsidR="00A67904" w:rsidRPr="00AA6C40">
        <w:t>E2 Node</w:t>
      </w:r>
      <w:r w:rsidRPr="00AA6C40">
        <w:t xml:space="preserve">s support all </w:t>
      </w:r>
      <w:r w:rsidR="007A0FC3" w:rsidRPr="00AA6C40">
        <w:t xml:space="preserve">protocol layers </w:t>
      </w:r>
      <w:r w:rsidRPr="00AA6C40">
        <w:t xml:space="preserve">and interfaces </w:t>
      </w:r>
      <w:r w:rsidR="007A0FC3" w:rsidRPr="00AA6C40">
        <w:t>defined within</w:t>
      </w:r>
      <w:r w:rsidRPr="00AA6C40">
        <w:t xml:space="preserve"> 3GPP radio access networks</w:t>
      </w:r>
      <w:r w:rsidR="007A0FC3" w:rsidRPr="00AA6C40">
        <w:t xml:space="preserve"> that include</w:t>
      </w:r>
      <w:r w:rsidRPr="00AA6C40">
        <w:t xml:space="preserve"> eNB </w:t>
      </w:r>
      <w:r w:rsidR="007A0FC3" w:rsidRPr="00AA6C40">
        <w:t xml:space="preserve">for </w:t>
      </w:r>
      <w:r w:rsidRPr="00AA6C40">
        <w:t>E-UTRAN [</w:t>
      </w:r>
      <w:r w:rsidR="009458E3" w:rsidRPr="00AA6C40">
        <w:t>5</w:t>
      </w:r>
      <w:r w:rsidRPr="00AA6C40">
        <w:t>] and gNB</w:t>
      </w:r>
      <w:r w:rsidR="007A0FC3" w:rsidRPr="00AA6C40">
        <w:t xml:space="preserve">/ ng-eNB for </w:t>
      </w:r>
      <w:r w:rsidRPr="00AA6C40">
        <w:t>NG-RAN [</w:t>
      </w:r>
      <w:r w:rsidR="003D09E4" w:rsidRPr="00AA6C40">
        <w:t>1</w:t>
      </w:r>
      <w:r w:rsidR="009458E3" w:rsidRPr="00AA6C40">
        <w:t>6</w:t>
      </w:r>
      <w:r w:rsidRPr="00AA6C40">
        <w:t xml:space="preserve">].  </w:t>
      </w:r>
    </w:p>
    <w:p w14:paraId="456D2CA7" w14:textId="1DE2F188" w:rsidR="000B5A6A" w:rsidRPr="003100B9" w:rsidRDefault="00860821" w:rsidP="00F02583">
      <w:pPr>
        <w:pStyle w:val="B1"/>
        <w:rPr>
          <w:rPrChange w:id="38" w:author="作者">
            <w:rPr>
              <w:strike/>
            </w:rPr>
          </w:rPrChange>
        </w:rPr>
      </w:pPr>
      <w:ins w:id="39" w:author="作者">
        <w:r>
          <w:rPr>
            <w:rFonts w:asciiTheme="minorEastAsia" w:eastAsiaTheme="minorEastAsia" w:hAnsiTheme="minorEastAsia" w:hint="eastAsia"/>
            <w:lang w:eastAsia="zh-CN"/>
          </w:rPr>
          <w:t>E2</w:t>
        </w:r>
        <w:r>
          <w:rPr>
            <w:rFonts w:ascii="宋体" w:eastAsia="宋体" w:hAnsi="宋体" w:cs="宋体" w:hint="eastAsia"/>
            <w:lang w:eastAsia="zh-CN"/>
          </w:rPr>
          <w:t>节点支持</w:t>
        </w:r>
        <w:r w:rsidR="003100B9">
          <w:rPr>
            <w:rFonts w:ascii="宋体" w:eastAsia="宋体" w:hAnsi="宋体" w:cs="宋体" w:hint="eastAsia"/>
            <w:lang w:eastAsia="zh-CN"/>
          </w:rPr>
          <w:t>3GPP无线接入网络的所有协议层和接口（</w:t>
        </w:r>
        <w:proofErr w:type="spellStart"/>
        <w:r w:rsidR="003100B9" w:rsidRPr="00AA6C40">
          <w:t>eNB</w:t>
        </w:r>
        <w:proofErr w:type="spellEnd"/>
        <w:r w:rsidR="003100B9" w:rsidRPr="00AA6C40">
          <w:t xml:space="preserve"> for E-UTRAN [5] and </w:t>
        </w:r>
        <w:proofErr w:type="spellStart"/>
        <w:r w:rsidR="003100B9" w:rsidRPr="00AA6C40">
          <w:t>gNB</w:t>
        </w:r>
        <w:proofErr w:type="spellEnd"/>
        <w:r w:rsidR="003100B9" w:rsidRPr="00AA6C40">
          <w:t>/ ng-</w:t>
        </w:r>
        <w:proofErr w:type="spellStart"/>
        <w:r w:rsidR="003100B9" w:rsidRPr="00AA6C40">
          <w:t>eNB</w:t>
        </w:r>
        <w:proofErr w:type="spellEnd"/>
        <w:r w:rsidR="003100B9" w:rsidRPr="00AA6C40">
          <w:t xml:space="preserve"> for NG-RAN [16]</w:t>
        </w:r>
        <w:r w:rsidR="003100B9">
          <w:rPr>
            <w:rFonts w:ascii="宋体" w:eastAsia="宋体" w:hAnsi="宋体" w:cs="宋体" w:hint="eastAsia"/>
            <w:lang w:eastAsia="zh-CN"/>
          </w:rPr>
          <w:t>）</w:t>
        </w:r>
      </w:ins>
    </w:p>
    <w:p w14:paraId="6202E7FC" w14:textId="4B2D6E66" w:rsidR="00F02583" w:rsidRDefault="00F02583" w:rsidP="00F02583">
      <w:pPr>
        <w:pStyle w:val="B1"/>
        <w:rPr>
          <w:ins w:id="40" w:author="作者"/>
        </w:rPr>
      </w:pPr>
      <w:r w:rsidRPr="00AA6C40">
        <w:t>-</w:t>
      </w:r>
      <w:r w:rsidRPr="00AA6C40">
        <w:tab/>
      </w:r>
      <w:r w:rsidR="007966F5" w:rsidRPr="00AA6C40">
        <w:t>Near-RT RIC</w:t>
      </w:r>
      <w:r w:rsidRPr="00AA6C40">
        <w:t xml:space="preserve"> and hosted “xApp” applications </w:t>
      </w:r>
      <w:r w:rsidR="00E22BF3" w:rsidRPr="00AA6C40">
        <w:t>shall</w:t>
      </w:r>
      <w:r w:rsidRPr="00AA6C40">
        <w:t xml:space="preserve"> use a set of services exposed by </w:t>
      </w:r>
      <w:r w:rsidR="005E13E9" w:rsidRPr="00AA6C40">
        <w:t>an</w:t>
      </w:r>
      <w:r w:rsidRPr="00AA6C40">
        <w:t xml:space="preserve"> </w:t>
      </w:r>
      <w:r w:rsidR="00A67904" w:rsidRPr="00AA6C40">
        <w:t>E2 Node</w:t>
      </w:r>
      <w:r w:rsidR="005E13E9" w:rsidRPr="00AA6C40">
        <w:t xml:space="preserve"> </w:t>
      </w:r>
      <w:r w:rsidRPr="00AA6C40">
        <w:t xml:space="preserve">that </w:t>
      </w:r>
      <w:r w:rsidR="005E13E9" w:rsidRPr="00AA6C40">
        <w:t xml:space="preserve">is </w:t>
      </w:r>
      <w:r w:rsidRPr="00AA6C40">
        <w:t>described by a series of RAN function and Radio Access Technology (RAT) dependent “E2 Service Model</w:t>
      </w:r>
      <w:r w:rsidR="003119DE" w:rsidRPr="00AA6C40">
        <w:t>s</w:t>
      </w:r>
      <w:r w:rsidRPr="00AA6C40">
        <w:t>”.</w:t>
      </w:r>
    </w:p>
    <w:p w14:paraId="28F10A49" w14:textId="1EE0E3ED" w:rsidR="005F51E1" w:rsidRPr="00DB3FB7" w:rsidRDefault="005273FF" w:rsidP="00F02583">
      <w:pPr>
        <w:pStyle w:val="B1"/>
        <w:rPr>
          <w:rPrChange w:id="41" w:author="作者">
            <w:rPr/>
          </w:rPrChange>
        </w:rPr>
      </w:pPr>
      <w:ins w:id="42" w:author="作者">
        <w:r>
          <w:rPr>
            <w:rFonts w:asciiTheme="minorEastAsia" w:eastAsiaTheme="minorEastAsia" w:hAnsiTheme="minorEastAsia"/>
            <w:lang w:eastAsia="zh-CN"/>
          </w:rPr>
          <w:t>Near-RT RIC</w:t>
        </w:r>
        <w:r>
          <w:rPr>
            <w:rFonts w:asciiTheme="minorEastAsia" w:eastAsiaTheme="minorEastAsia" w:hAnsiTheme="minorEastAsia" w:hint="eastAsia"/>
            <w:lang w:eastAsia="zh-CN"/>
          </w:rPr>
          <w:t>和</w:t>
        </w:r>
        <w:r w:rsidR="000E0514">
          <w:rPr>
            <w:rFonts w:asciiTheme="minorEastAsia" w:eastAsiaTheme="minorEastAsia" w:hAnsiTheme="minorEastAsia" w:hint="eastAsia"/>
            <w:lang w:eastAsia="zh-CN"/>
          </w:rPr>
          <w:t>部署的“</w:t>
        </w:r>
        <w:proofErr w:type="spellStart"/>
        <w:r w:rsidR="000E0514">
          <w:rPr>
            <w:rFonts w:asciiTheme="minorEastAsia" w:eastAsiaTheme="minorEastAsia" w:hAnsiTheme="minorEastAsia" w:hint="eastAsia"/>
            <w:lang w:eastAsia="zh-CN"/>
          </w:rPr>
          <w:t>x</w:t>
        </w:r>
        <w:r w:rsidR="000E0514">
          <w:rPr>
            <w:rFonts w:asciiTheme="minorEastAsia" w:eastAsiaTheme="minorEastAsia" w:hAnsiTheme="minorEastAsia"/>
            <w:lang w:eastAsia="zh-CN"/>
          </w:rPr>
          <w:t>App</w:t>
        </w:r>
        <w:proofErr w:type="spellEnd"/>
        <w:r w:rsidR="000E0514">
          <w:rPr>
            <w:rFonts w:asciiTheme="minorEastAsia" w:eastAsiaTheme="minorEastAsia" w:hAnsiTheme="minorEastAsia" w:hint="eastAsia"/>
            <w:lang w:eastAsia="zh-CN"/>
          </w:rPr>
          <w:t>”应用应该使用由E2节点提供的一系列服务</w:t>
        </w:r>
        <w:r w:rsidR="00702655">
          <w:rPr>
            <w:rFonts w:asciiTheme="minorEastAsia" w:eastAsiaTheme="minorEastAsia" w:hAnsiTheme="minorEastAsia" w:hint="eastAsia"/>
            <w:lang w:eastAsia="zh-CN"/>
          </w:rPr>
          <w:t>，这些服务</w:t>
        </w:r>
        <w:r w:rsidR="00DB3FB7">
          <w:rPr>
            <w:rFonts w:asciiTheme="minorEastAsia" w:eastAsiaTheme="minorEastAsia" w:hAnsiTheme="minorEastAsia" w:hint="eastAsia"/>
            <w:lang w:eastAsia="zh-CN"/>
          </w:rPr>
          <w:t>由一系列RAN功能和无线接入技术（RAT）相关的“E2服务模型”描述。</w:t>
        </w:r>
      </w:ins>
    </w:p>
    <w:p w14:paraId="248AA7EF" w14:textId="474DA1DE" w:rsidR="00F02583" w:rsidRPr="00AA6C40" w:rsidRDefault="00F02583" w:rsidP="00F02583">
      <w:pPr>
        <w:pStyle w:val="B1"/>
      </w:pPr>
      <w:r w:rsidRPr="00AA6C40">
        <w:t>-</w:t>
      </w:r>
      <w:r w:rsidRPr="00AA6C40">
        <w:tab/>
        <w:t xml:space="preserve">The </w:t>
      </w:r>
      <w:r w:rsidR="007966F5" w:rsidRPr="00AA6C40">
        <w:t>Near-RT RIC</w:t>
      </w:r>
      <w:r w:rsidRPr="00AA6C40">
        <w:t xml:space="preserve"> interfaces are defined along the following principles: </w:t>
      </w:r>
    </w:p>
    <w:p w14:paraId="76593930" w14:textId="77777777" w:rsidR="00F02583" w:rsidRPr="00AA6C40" w:rsidRDefault="00F02583" w:rsidP="00F02583">
      <w:pPr>
        <w:pStyle w:val="B2"/>
      </w:pPr>
      <w:r w:rsidRPr="00AA6C40">
        <w:t>-</w:t>
      </w:r>
      <w:r w:rsidRPr="00AA6C40">
        <w:tab/>
        <w:t>The functional division across the interfaces have as few options as possible.</w:t>
      </w:r>
    </w:p>
    <w:p w14:paraId="57F3DD93" w14:textId="77777777" w:rsidR="00F02583" w:rsidRPr="00AA6C40" w:rsidRDefault="00F02583" w:rsidP="00F02583">
      <w:pPr>
        <w:pStyle w:val="B2"/>
      </w:pPr>
      <w:r w:rsidRPr="00AA6C40">
        <w:t>-</w:t>
      </w:r>
      <w:r w:rsidRPr="00AA6C40">
        <w:tab/>
        <w:t>Interfaces are based on a logical model of the entity controlled through this interface.</w:t>
      </w:r>
    </w:p>
    <w:p w14:paraId="4188230C" w14:textId="0326D0EC" w:rsidR="00F02583" w:rsidRDefault="00F02583" w:rsidP="00F02583">
      <w:pPr>
        <w:pStyle w:val="B2"/>
        <w:rPr>
          <w:ins w:id="43" w:author="作者"/>
        </w:rPr>
      </w:pPr>
      <w:r w:rsidRPr="00AA6C40">
        <w:t>-</w:t>
      </w:r>
      <w:r w:rsidRPr="00AA6C40">
        <w:tab/>
        <w:t>One physical network element can implement multiple logical nodes.</w:t>
      </w:r>
    </w:p>
    <w:p w14:paraId="03299706" w14:textId="3439B6BF" w:rsidR="003F608B" w:rsidRDefault="00C056F4" w:rsidP="00F02583">
      <w:pPr>
        <w:pStyle w:val="B2"/>
        <w:rPr>
          <w:ins w:id="44" w:author="作者"/>
          <w:rFonts w:asciiTheme="minorEastAsia" w:eastAsiaTheme="minorEastAsia" w:hAnsiTheme="minorEastAsia"/>
          <w:lang w:eastAsia="zh-CN"/>
        </w:rPr>
      </w:pPr>
      <w:ins w:id="45" w:author="作者">
        <w:r>
          <w:rPr>
            <w:rFonts w:asciiTheme="minorEastAsia" w:eastAsiaTheme="minorEastAsia" w:hAnsiTheme="minorEastAsia" w:hint="eastAsia"/>
            <w:lang w:eastAsia="zh-CN"/>
          </w:rPr>
          <w:t>以下原则定义了Near-RT</w:t>
        </w:r>
        <w:r>
          <w:t xml:space="preserve"> </w:t>
        </w:r>
        <w:r>
          <w:rPr>
            <w:rFonts w:asciiTheme="minorEastAsia" w:eastAsiaTheme="minorEastAsia" w:hAnsiTheme="minorEastAsia" w:hint="eastAsia"/>
            <w:lang w:eastAsia="zh-CN"/>
          </w:rPr>
          <w:t>RIC接口：</w:t>
        </w:r>
      </w:ins>
    </w:p>
    <w:p w14:paraId="25248FA9" w14:textId="27835269" w:rsidR="00C056F4" w:rsidRDefault="00C056F4" w:rsidP="00F02583">
      <w:pPr>
        <w:pStyle w:val="B2"/>
        <w:rPr>
          <w:ins w:id="46" w:author="作者"/>
        </w:rPr>
      </w:pPr>
      <w:ins w:id="47" w:author="作者">
        <w:r>
          <w:rPr>
            <w:rFonts w:asciiTheme="minorEastAsia" w:eastAsiaTheme="minorEastAsia" w:hAnsiTheme="minorEastAsia" w:hint="eastAsia"/>
            <w:lang w:eastAsia="zh-CN"/>
          </w:rPr>
          <w:t>接口的拆分尽可能小</w:t>
        </w:r>
      </w:ins>
    </w:p>
    <w:p w14:paraId="73FD5FFB" w14:textId="2E84795B" w:rsidR="00C056F4" w:rsidRDefault="00F35881" w:rsidP="00F02583">
      <w:pPr>
        <w:pStyle w:val="B2"/>
        <w:rPr>
          <w:ins w:id="48" w:author="作者"/>
          <w:rFonts w:ascii="宋体" w:eastAsia="宋体" w:hAnsi="宋体" w:cs="宋体"/>
        </w:rPr>
      </w:pPr>
      <w:ins w:id="49" w:author="作者">
        <w:r>
          <w:rPr>
            <w:rFonts w:asciiTheme="minorEastAsia" w:eastAsiaTheme="minorEastAsia" w:hAnsiTheme="minorEastAsia" w:hint="eastAsia"/>
            <w:lang w:eastAsia="zh-CN"/>
          </w:rPr>
          <w:t>接口是基于</w:t>
        </w:r>
        <w:r w:rsidR="000D58B1">
          <w:rPr>
            <w:rFonts w:asciiTheme="minorEastAsia" w:eastAsiaTheme="minorEastAsia" w:hAnsiTheme="minorEastAsia" w:hint="eastAsia"/>
            <w:lang w:eastAsia="zh-CN"/>
          </w:rPr>
          <w:t>通过接口控制</w:t>
        </w:r>
        <w:r w:rsidR="000D58B1">
          <w:rPr>
            <w:rFonts w:ascii="宋体" w:eastAsia="宋体" w:hAnsi="宋体" w:cs="宋体" w:hint="eastAsia"/>
            <w:lang w:eastAsia="zh-CN"/>
          </w:rPr>
          <w:t>实体逻辑模型</w:t>
        </w:r>
      </w:ins>
    </w:p>
    <w:p w14:paraId="2B3057D3" w14:textId="51B640FB" w:rsidR="000D58B1" w:rsidRPr="00AA6C40" w:rsidRDefault="000D58B1" w:rsidP="00F02583">
      <w:pPr>
        <w:pStyle w:val="B2"/>
      </w:pPr>
      <w:ins w:id="50" w:author="作者">
        <w:r>
          <w:rPr>
            <w:rFonts w:asciiTheme="minorEastAsia" w:eastAsiaTheme="minorEastAsia" w:hAnsiTheme="minorEastAsia" w:hint="eastAsia"/>
            <w:lang w:eastAsia="zh-CN"/>
          </w:rPr>
          <w:t>一个</w:t>
        </w:r>
        <w:r>
          <w:rPr>
            <w:rFonts w:ascii="宋体" w:eastAsia="宋体" w:hAnsi="宋体" w:cs="宋体" w:hint="eastAsia"/>
            <w:lang w:eastAsia="zh-CN"/>
          </w:rPr>
          <w:t>实体网络可以实现多个逻辑节点</w:t>
        </w:r>
      </w:ins>
    </w:p>
    <w:p w14:paraId="693B2D82" w14:textId="23FCDFB1" w:rsidR="00F02583" w:rsidRPr="00AA6C40" w:rsidRDefault="00D24B81" w:rsidP="00B76DDE">
      <w:pPr>
        <w:pStyle w:val="2"/>
        <w:numPr>
          <w:ilvl w:val="0"/>
          <w:numId w:val="0"/>
        </w:numPr>
        <w:ind w:left="576" w:hanging="576"/>
        <w:rPr>
          <w:lang w:val="en-US"/>
        </w:rPr>
      </w:pPr>
      <w:bookmarkStart w:id="51" w:name="_Toc45723245"/>
      <w:r w:rsidRPr="00AA6C40">
        <w:rPr>
          <w:lang w:val="en-US"/>
        </w:rPr>
        <w:t>4.2</w:t>
      </w:r>
      <w:r w:rsidRPr="00AA6C40">
        <w:rPr>
          <w:lang w:val="en-US"/>
        </w:rPr>
        <w:tab/>
      </w:r>
      <w:r w:rsidR="005E13E9" w:rsidRPr="00AA6C40">
        <w:rPr>
          <w:lang w:val="en-US"/>
        </w:rPr>
        <w:t xml:space="preserve">Near-RT RIC </w:t>
      </w:r>
      <w:r w:rsidR="00F02583" w:rsidRPr="00AA6C40">
        <w:rPr>
          <w:lang w:val="en-US"/>
        </w:rPr>
        <w:t>Architecture</w:t>
      </w:r>
      <w:r w:rsidR="00C50002" w:rsidRPr="00AA6C40">
        <w:rPr>
          <w:lang w:val="en-US"/>
        </w:rPr>
        <w:t xml:space="preserve"> Overview</w:t>
      </w:r>
      <w:bookmarkEnd w:id="51"/>
    </w:p>
    <w:p w14:paraId="1E4DCBD1" w14:textId="60638F47" w:rsidR="00F02583" w:rsidRDefault="00F02583" w:rsidP="00F02583">
      <w:pPr>
        <w:rPr>
          <w:ins w:id="52" w:author="作者"/>
          <w:lang w:eastAsia="ja-JP"/>
        </w:rPr>
      </w:pPr>
      <w:r w:rsidRPr="00AA6C40">
        <w:rPr>
          <w:lang w:eastAsia="ja-JP"/>
        </w:rPr>
        <w:t xml:space="preserve">The </w:t>
      </w:r>
      <w:r w:rsidR="00AF173D" w:rsidRPr="00AA6C40">
        <w:rPr>
          <w:lang w:eastAsia="ja-JP"/>
        </w:rPr>
        <w:t>Near</w:t>
      </w:r>
      <w:r w:rsidR="00617808" w:rsidRPr="00AA6C40">
        <w:rPr>
          <w:lang w:eastAsia="ja-JP"/>
        </w:rPr>
        <w:t>-RT</w:t>
      </w:r>
      <w:r w:rsidR="00AF173D" w:rsidRPr="00AA6C40">
        <w:rPr>
          <w:lang w:eastAsia="ja-JP"/>
        </w:rPr>
        <w:t xml:space="preserve"> </w:t>
      </w:r>
      <w:r w:rsidR="00617808" w:rsidRPr="00AA6C40">
        <w:rPr>
          <w:lang w:eastAsia="ja-JP"/>
        </w:rPr>
        <w:t>RIC</w:t>
      </w:r>
      <w:r w:rsidRPr="00AA6C40">
        <w:rPr>
          <w:lang w:eastAsia="ja-JP"/>
        </w:rPr>
        <w:t xml:space="preserve"> is a </w:t>
      </w:r>
      <w:r w:rsidR="00902CAC" w:rsidRPr="00AA6C40">
        <w:rPr>
          <w:lang w:eastAsia="ja-JP"/>
        </w:rPr>
        <w:t xml:space="preserve">logical </w:t>
      </w:r>
      <w:r w:rsidRPr="00AA6C40">
        <w:rPr>
          <w:lang w:eastAsia="ja-JP"/>
        </w:rPr>
        <w:t>network</w:t>
      </w:r>
      <w:r w:rsidR="00AF173D" w:rsidRPr="00AA6C40">
        <w:rPr>
          <w:lang w:eastAsia="ja-JP"/>
        </w:rPr>
        <w:t xml:space="preserve"> </w:t>
      </w:r>
      <w:r w:rsidRPr="00AA6C40">
        <w:rPr>
          <w:lang w:eastAsia="ja-JP"/>
        </w:rPr>
        <w:t xml:space="preserve">node placed between the </w:t>
      </w:r>
      <w:r w:rsidR="001205FF" w:rsidRPr="00AA6C40">
        <w:rPr>
          <w:lang w:eastAsia="ja-JP"/>
        </w:rPr>
        <w:t>Service Management &amp; Orchestration</w:t>
      </w:r>
      <w:r w:rsidRPr="00AA6C40">
        <w:rPr>
          <w:lang w:eastAsia="ja-JP"/>
        </w:rPr>
        <w:t xml:space="preserve"> </w:t>
      </w:r>
      <w:r w:rsidR="006E268C" w:rsidRPr="00AA6C40">
        <w:rPr>
          <w:lang w:eastAsia="ja-JP"/>
        </w:rPr>
        <w:t>layer</w:t>
      </w:r>
      <w:r w:rsidR="00B027B5" w:rsidRPr="00AA6C40">
        <w:rPr>
          <w:lang w:eastAsia="ja-JP"/>
        </w:rPr>
        <w:t xml:space="preserve"> [</w:t>
      </w:r>
      <w:r w:rsidR="009458E3" w:rsidRPr="00AA6C40">
        <w:rPr>
          <w:lang w:eastAsia="ja-JP"/>
        </w:rPr>
        <w:t>8</w:t>
      </w:r>
      <w:r w:rsidR="00B027B5" w:rsidRPr="00AA6C40">
        <w:rPr>
          <w:lang w:eastAsia="ja-JP"/>
        </w:rPr>
        <w:t>]</w:t>
      </w:r>
      <w:r w:rsidR="00C50002" w:rsidRPr="00AA6C40">
        <w:rPr>
          <w:lang w:eastAsia="ja-JP"/>
        </w:rPr>
        <w:t xml:space="preserve">, </w:t>
      </w:r>
      <w:r w:rsidR="00B027B5" w:rsidRPr="00AA6C40">
        <w:rPr>
          <w:lang w:eastAsia="ja-JP"/>
        </w:rPr>
        <w:t xml:space="preserve">which hosts </w:t>
      </w:r>
      <w:r w:rsidR="00C50002" w:rsidRPr="00AA6C40">
        <w:rPr>
          <w:lang w:eastAsia="ja-JP"/>
        </w:rPr>
        <w:t xml:space="preserve">the </w:t>
      </w:r>
      <w:r w:rsidR="0025632B">
        <w:rPr>
          <w:lang w:eastAsia="ja-JP"/>
        </w:rPr>
        <w:t>Non-RT RIC</w:t>
      </w:r>
      <w:r w:rsidR="00B027B5" w:rsidRPr="00AA6C40">
        <w:rPr>
          <w:lang w:eastAsia="ja-JP"/>
        </w:rPr>
        <w:t>,</w:t>
      </w:r>
      <w:r w:rsidRPr="00AA6C40">
        <w:rPr>
          <w:lang w:eastAsia="ja-JP"/>
        </w:rPr>
        <w:t xml:space="preserve"> and the </w:t>
      </w:r>
      <w:r w:rsidR="00A67904" w:rsidRPr="00AA6C40">
        <w:rPr>
          <w:lang w:eastAsia="ja-JP"/>
        </w:rPr>
        <w:t>E2 Node</w:t>
      </w:r>
      <w:r w:rsidR="00C50002" w:rsidRPr="00AA6C40">
        <w:rPr>
          <w:lang w:eastAsia="ja-JP"/>
        </w:rPr>
        <w:t>s</w:t>
      </w:r>
      <w:r w:rsidR="00AF173D" w:rsidRPr="00AA6C40">
        <w:rPr>
          <w:lang w:eastAsia="ja-JP"/>
        </w:rPr>
        <w:t>.</w:t>
      </w:r>
      <w:r w:rsidRPr="00AA6C40">
        <w:rPr>
          <w:lang w:eastAsia="ja-JP"/>
        </w:rPr>
        <w:t xml:space="preserve"> </w:t>
      </w:r>
    </w:p>
    <w:p w14:paraId="667C8636" w14:textId="59FD7088" w:rsidR="000D58B1" w:rsidRPr="00AA6C40" w:rsidRDefault="00A63B87" w:rsidP="00F02583">
      <w:pPr>
        <w:rPr>
          <w:rFonts w:hint="eastAsia"/>
          <w:lang w:eastAsia="ja-JP"/>
        </w:rPr>
      </w:pPr>
      <w:ins w:id="53" w:author="作者">
        <w:r>
          <w:rPr>
            <w:rFonts w:asciiTheme="minorEastAsia" w:eastAsiaTheme="minorEastAsia" w:hAnsiTheme="minorEastAsia" w:hint="eastAsia"/>
            <w:lang w:eastAsia="zh-CN"/>
          </w:rPr>
          <w:t>Near</w:t>
        </w:r>
        <w:r>
          <w:rPr>
            <w:lang w:eastAsia="ja-JP"/>
          </w:rPr>
          <w:t>-RT RIC</w:t>
        </w:r>
        <w:r>
          <w:rPr>
            <w:rFonts w:asciiTheme="minorEastAsia" w:eastAsiaTheme="minorEastAsia" w:hAnsiTheme="minorEastAsia" w:hint="eastAsia"/>
            <w:lang w:eastAsia="zh-CN"/>
          </w:rPr>
          <w:t>是一个</w:t>
        </w:r>
        <w:r>
          <w:rPr>
            <w:rFonts w:ascii="宋体" w:eastAsia="宋体" w:hAnsi="宋体" w:cs="宋体" w:hint="eastAsia"/>
            <w:lang w:eastAsia="zh-CN"/>
          </w:rPr>
          <w:t>逻辑网络节点</w:t>
        </w:r>
        <w:r w:rsidR="00EB1050">
          <w:rPr>
            <w:rFonts w:ascii="宋体" w:eastAsia="宋体" w:hAnsi="宋体" w:cs="宋体" w:hint="eastAsia"/>
            <w:lang w:eastAsia="zh-CN"/>
          </w:rPr>
          <w:t>，这个逻辑节点</w:t>
        </w:r>
        <w:r w:rsidR="00FB0E0E">
          <w:rPr>
            <w:rFonts w:ascii="宋体" w:eastAsia="宋体" w:hAnsi="宋体" w:cs="宋体" w:hint="eastAsia"/>
            <w:lang w:eastAsia="zh-CN"/>
          </w:rPr>
          <w:t>放置在服务管理和编排层（部署着No</w:t>
        </w:r>
        <w:r w:rsidR="00FB0E0E">
          <w:rPr>
            <w:rFonts w:ascii="宋体" w:eastAsia="宋体" w:hAnsi="宋体" w:cs="宋体"/>
            <w:lang w:eastAsia="zh-CN"/>
          </w:rPr>
          <w:t>n-RT RIC</w:t>
        </w:r>
        <w:r w:rsidR="00FB0E0E">
          <w:rPr>
            <w:rFonts w:ascii="宋体" w:eastAsia="宋体" w:hAnsi="宋体" w:cs="宋体" w:hint="eastAsia"/>
            <w:lang w:eastAsia="zh-CN"/>
          </w:rPr>
          <w:t>）于E2节点之间。</w:t>
        </w:r>
      </w:ins>
    </w:p>
    <w:p w14:paraId="4CC3A932" w14:textId="6E832A2C" w:rsidR="002105CB" w:rsidRPr="00AA6C40" w:rsidRDefault="002C2E88" w:rsidP="00181EF8">
      <w:pPr>
        <w:jc w:val="center"/>
        <w:rPr>
          <w:color w:val="1F3864" w:themeColor="accent1" w:themeShade="80"/>
          <w:lang w:eastAsia="ja-JP"/>
        </w:rPr>
      </w:pPr>
      <w:r w:rsidRPr="00AA6C40">
        <w:rPr>
          <w:noProof/>
          <w:color w:val="1F3864" w:themeColor="accent1" w:themeShade="80"/>
        </w:rPr>
        <w:lastRenderedPageBreak/>
        <w:drawing>
          <wp:inline distT="0" distB="0" distL="0" distR="0" wp14:anchorId="3FEBC389" wp14:editId="61EDC384">
            <wp:extent cx="5104800" cy="3250800"/>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4800" cy="3250800"/>
                    </a:xfrm>
                    <a:prstGeom prst="rect">
                      <a:avLst/>
                    </a:prstGeom>
                    <a:noFill/>
                  </pic:spPr>
                </pic:pic>
              </a:graphicData>
            </a:graphic>
          </wp:inline>
        </w:drawing>
      </w:r>
    </w:p>
    <w:p w14:paraId="21CDCDE8" w14:textId="42B6FD2F" w:rsidR="002105CB" w:rsidRPr="00AA6C40" w:rsidRDefault="002105CB" w:rsidP="002105CB">
      <w:pPr>
        <w:pStyle w:val="TF"/>
      </w:pPr>
      <w:r w:rsidRPr="00AA6C40">
        <w:t xml:space="preserve">Figure 4.2-1: O-RAN Architecture Overview showing </w:t>
      </w:r>
      <w:r w:rsidR="00852AB6" w:rsidRPr="00AA6C40">
        <w:t>Near-RT</w:t>
      </w:r>
      <w:r w:rsidR="00B027B5" w:rsidRPr="00AA6C40">
        <w:t xml:space="preserve"> RIC interfaces</w:t>
      </w:r>
    </w:p>
    <w:p w14:paraId="77D5DE45" w14:textId="6E56B81C" w:rsidR="00F02583" w:rsidRPr="00AA6C40" w:rsidRDefault="00B027B5" w:rsidP="00F02583">
      <w:pPr>
        <w:rPr>
          <w:lang w:eastAsia="ja-JP"/>
        </w:rPr>
      </w:pPr>
      <w:r w:rsidRPr="00AA6C40">
        <w:rPr>
          <w:lang w:eastAsia="ja-JP"/>
        </w:rPr>
        <w:t xml:space="preserve">The </w:t>
      </w:r>
      <w:r w:rsidR="00617808" w:rsidRPr="00AA6C40">
        <w:rPr>
          <w:lang w:eastAsia="ja-JP"/>
        </w:rPr>
        <w:t>N</w:t>
      </w:r>
      <w:r w:rsidRPr="00AA6C40">
        <w:rPr>
          <w:lang w:eastAsia="ja-JP"/>
        </w:rPr>
        <w:t>ear</w:t>
      </w:r>
      <w:r w:rsidR="00617808" w:rsidRPr="00AA6C40">
        <w:rPr>
          <w:lang w:eastAsia="ja-JP"/>
        </w:rPr>
        <w:t>-RT-RIC</w:t>
      </w:r>
      <w:r w:rsidR="0065558D" w:rsidRPr="00AA6C40">
        <w:rPr>
          <w:lang w:eastAsia="ja-JP"/>
        </w:rPr>
        <w:t xml:space="preserve"> </w:t>
      </w:r>
      <w:r w:rsidR="00AF173D" w:rsidRPr="00AA6C40">
        <w:rPr>
          <w:lang w:eastAsia="ja-JP"/>
        </w:rPr>
        <w:t xml:space="preserve">logical architecture and related interfaces </w:t>
      </w:r>
      <w:r w:rsidR="00757D60" w:rsidRPr="00AA6C40">
        <w:rPr>
          <w:lang w:eastAsia="ja-JP"/>
        </w:rPr>
        <w:t>are shown</w:t>
      </w:r>
      <w:r w:rsidR="00AF173D" w:rsidRPr="00AA6C40">
        <w:rPr>
          <w:lang w:eastAsia="ja-JP"/>
        </w:rPr>
        <w:t xml:space="preserve"> in Figure 4.2-1:</w:t>
      </w:r>
    </w:p>
    <w:p w14:paraId="61E5A5E2" w14:textId="49D81DF5" w:rsidR="00013574" w:rsidRPr="00AA6C40" w:rsidRDefault="00F02583" w:rsidP="00CE7EC8">
      <w:pPr>
        <w:pStyle w:val="B1"/>
      </w:pPr>
      <w:r w:rsidRPr="00AA6C40">
        <w:t>-</w:t>
      </w:r>
      <w:r w:rsidRPr="00AA6C40">
        <w:tab/>
      </w:r>
      <w:r w:rsidR="00C651B8" w:rsidRPr="00AA6C40">
        <w:t>The</w:t>
      </w:r>
      <w:r w:rsidR="00013574" w:rsidRPr="00AA6C40">
        <w:t xml:space="preserve"> </w:t>
      </w:r>
      <w:r w:rsidR="007966F5" w:rsidRPr="00AA6C40">
        <w:rPr>
          <w:lang w:eastAsia="ja-JP"/>
        </w:rPr>
        <w:t>Near-RT RIC</w:t>
      </w:r>
      <w:r w:rsidR="00AF173D" w:rsidRPr="00AA6C40">
        <w:rPr>
          <w:lang w:eastAsia="ja-JP"/>
        </w:rPr>
        <w:t xml:space="preserve"> is </w:t>
      </w:r>
      <w:r w:rsidR="00013574" w:rsidRPr="00AA6C40">
        <w:rPr>
          <w:lang w:eastAsia="ja-JP"/>
        </w:rPr>
        <w:t xml:space="preserve">connected to the </w:t>
      </w:r>
      <w:r w:rsidR="0025632B">
        <w:rPr>
          <w:lang w:eastAsia="ja-JP"/>
        </w:rPr>
        <w:t>Non-RT RIC</w:t>
      </w:r>
      <w:r w:rsidR="00013574" w:rsidRPr="00AA6C40">
        <w:rPr>
          <w:lang w:eastAsia="ja-JP"/>
        </w:rPr>
        <w:t xml:space="preserve"> </w:t>
      </w:r>
      <w:r w:rsidR="00013574" w:rsidRPr="00AA6C40">
        <w:t>through the</w:t>
      </w:r>
      <w:r w:rsidRPr="00AA6C40">
        <w:t xml:space="preserve"> A1 </w:t>
      </w:r>
      <w:r w:rsidR="00013574" w:rsidRPr="00AA6C40">
        <w:t xml:space="preserve">interface </w:t>
      </w:r>
      <w:r w:rsidRPr="00AA6C40">
        <w:t>[</w:t>
      </w:r>
      <w:r w:rsidR="009458E3" w:rsidRPr="00AA6C40">
        <w:t>3</w:t>
      </w:r>
      <w:r w:rsidRPr="00AA6C40">
        <w:t>]</w:t>
      </w:r>
      <w:r w:rsidR="00013574" w:rsidRPr="00AA6C40">
        <w:t>;</w:t>
      </w:r>
    </w:p>
    <w:p w14:paraId="57AB00C0" w14:textId="0302284F" w:rsidR="00013574" w:rsidRPr="00AA6C40" w:rsidRDefault="00013574" w:rsidP="00BB752A">
      <w:pPr>
        <w:pStyle w:val="B1"/>
        <w:rPr>
          <w:lang w:eastAsia="ja-JP"/>
        </w:rPr>
      </w:pPr>
      <w:r w:rsidRPr="00AA6C40">
        <w:t>-</w:t>
      </w:r>
      <w:r w:rsidRPr="00AA6C40">
        <w:tab/>
      </w:r>
      <w:r w:rsidR="00C651B8" w:rsidRPr="00AA6C40">
        <w:t>A</w:t>
      </w:r>
      <w:r w:rsidRPr="00AA6C40">
        <w:t xml:space="preserve"> </w:t>
      </w:r>
      <w:r w:rsidR="007966F5" w:rsidRPr="00AA6C40">
        <w:rPr>
          <w:lang w:eastAsia="ja-JP"/>
        </w:rPr>
        <w:t>Near-RT RIC</w:t>
      </w:r>
      <w:r w:rsidRPr="00AA6C40">
        <w:rPr>
          <w:lang w:eastAsia="ja-JP"/>
        </w:rPr>
        <w:t xml:space="preserve"> is connected to </w:t>
      </w:r>
      <w:r w:rsidR="00C651B8" w:rsidRPr="00AA6C40">
        <w:rPr>
          <w:lang w:eastAsia="ja-JP"/>
        </w:rPr>
        <w:t xml:space="preserve">only </w:t>
      </w:r>
      <w:r w:rsidRPr="00AA6C40">
        <w:rPr>
          <w:lang w:eastAsia="ja-JP"/>
        </w:rPr>
        <w:t xml:space="preserve">one </w:t>
      </w:r>
      <w:r w:rsidR="0025632B">
        <w:rPr>
          <w:lang w:eastAsia="ja-JP"/>
        </w:rPr>
        <w:t>Non-RT RIC</w:t>
      </w:r>
      <w:r w:rsidRPr="00AA6C40">
        <w:rPr>
          <w:lang w:eastAsia="ja-JP"/>
        </w:rPr>
        <w:t>;</w:t>
      </w:r>
    </w:p>
    <w:p w14:paraId="3014BA72" w14:textId="011BDB8E" w:rsidR="00013574" w:rsidRPr="00AA6C40" w:rsidRDefault="00013574" w:rsidP="00BB752A">
      <w:pPr>
        <w:pStyle w:val="B1"/>
      </w:pPr>
      <w:r w:rsidRPr="00AA6C40">
        <w:rPr>
          <w:lang w:eastAsia="ja-JP"/>
        </w:rPr>
        <w:t>-</w:t>
      </w:r>
      <w:r w:rsidRPr="00AA6C40">
        <w:rPr>
          <w:lang w:eastAsia="ja-JP"/>
        </w:rPr>
        <w:tab/>
      </w:r>
      <w:r w:rsidR="00F02583" w:rsidRPr="00AA6C40">
        <w:t xml:space="preserve"> </w:t>
      </w:r>
      <w:r w:rsidRPr="00AA6C40">
        <w:t xml:space="preserve">E2 is a logical interface connecting the </w:t>
      </w:r>
      <w:r w:rsidR="00852AB6" w:rsidRPr="00AA6C40">
        <w:t>Near-RT</w:t>
      </w:r>
      <w:r w:rsidRPr="00AA6C40">
        <w:t xml:space="preserve"> RIC with an </w:t>
      </w:r>
      <w:r w:rsidR="00A67904" w:rsidRPr="00AA6C40">
        <w:t>E2 Node</w:t>
      </w:r>
      <w:r w:rsidRPr="00AA6C40">
        <w:t>;</w:t>
      </w:r>
    </w:p>
    <w:p w14:paraId="15DCFED6" w14:textId="752EB350" w:rsidR="00013574" w:rsidRPr="00AA6C40" w:rsidRDefault="00013574" w:rsidP="00181EF8">
      <w:pPr>
        <w:pStyle w:val="B1"/>
        <w:ind w:firstLine="0"/>
      </w:pPr>
      <w:r w:rsidRPr="00AA6C40">
        <w:t xml:space="preserve">- </w:t>
      </w:r>
      <w:r w:rsidRPr="00AA6C40">
        <w:tab/>
      </w:r>
      <w:r w:rsidR="00C651B8" w:rsidRPr="00AA6C40">
        <w:t>The</w:t>
      </w:r>
      <w:r w:rsidRPr="00AA6C40">
        <w:t xml:space="preserve"> </w:t>
      </w:r>
      <w:r w:rsidR="007966F5" w:rsidRPr="00AA6C40">
        <w:rPr>
          <w:lang w:eastAsia="ja-JP"/>
        </w:rPr>
        <w:t>Near-RT RIC</w:t>
      </w:r>
      <w:r w:rsidRPr="00AA6C40">
        <w:rPr>
          <w:lang w:eastAsia="ja-JP"/>
        </w:rPr>
        <w:t xml:space="preserve"> is connected to the O-CU-CP</w:t>
      </w:r>
      <w:r w:rsidRPr="00AA6C40">
        <w:t>;</w:t>
      </w:r>
    </w:p>
    <w:p w14:paraId="7AD760DA" w14:textId="1BA1EBB1" w:rsidR="00013574" w:rsidRPr="00AA6C40" w:rsidRDefault="00013574" w:rsidP="00CE7EC8">
      <w:pPr>
        <w:pStyle w:val="B1"/>
      </w:pPr>
      <w:r w:rsidRPr="00AA6C40">
        <w:tab/>
        <w:t>-</w:t>
      </w:r>
      <w:r w:rsidRPr="00AA6C40">
        <w:tab/>
      </w:r>
      <w:r w:rsidR="00C651B8" w:rsidRPr="00AA6C40">
        <w:t>The</w:t>
      </w:r>
      <w:r w:rsidRPr="00AA6C40">
        <w:t xml:space="preserve"> </w:t>
      </w:r>
      <w:r w:rsidR="007966F5" w:rsidRPr="00AA6C40">
        <w:rPr>
          <w:lang w:eastAsia="ja-JP"/>
        </w:rPr>
        <w:t>Near-RT RIC</w:t>
      </w:r>
      <w:r w:rsidRPr="00AA6C40">
        <w:rPr>
          <w:lang w:eastAsia="ja-JP"/>
        </w:rPr>
        <w:t xml:space="preserve"> is connected to the O-CU-UP</w:t>
      </w:r>
      <w:r w:rsidRPr="00AA6C40">
        <w:t>;</w:t>
      </w:r>
    </w:p>
    <w:p w14:paraId="62BCF2DA" w14:textId="2DDBA0DF" w:rsidR="00F02583" w:rsidRPr="00AA6C40" w:rsidRDefault="00013574" w:rsidP="00BB752A">
      <w:pPr>
        <w:pStyle w:val="B1"/>
      </w:pPr>
      <w:r w:rsidRPr="00AA6C40">
        <w:tab/>
        <w:t>-</w:t>
      </w:r>
      <w:r w:rsidRPr="00AA6C40">
        <w:tab/>
      </w:r>
      <w:r w:rsidR="00C651B8" w:rsidRPr="00AA6C40">
        <w:t>The</w:t>
      </w:r>
      <w:r w:rsidRPr="00AA6C40">
        <w:t xml:space="preserve"> </w:t>
      </w:r>
      <w:r w:rsidR="007966F5" w:rsidRPr="00AA6C40">
        <w:rPr>
          <w:lang w:eastAsia="ja-JP"/>
        </w:rPr>
        <w:t>Near-RT RIC</w:t>
      </w:r>
      <w:r w:rsidRPr="00AA6C40">
        <w:rPr>
          <w:lang w:eastAsia="ja-JP"/>
        </w:rPr>
        <w:t xml:space="preserve"> is connected to the O-DU</w:t>
      </w:r>
      <w:r w:rsidRPr="00AA6C40">
        <w:t>;</w:t>
      </w:r>
    </w:p>
    <w:p w14:paraId="74ECF5C3" w14:textId="4524C460" w:rsidR="00014D7A" w:rsidRPr="00AA6C40" w:rsidRDefault="00014D7A" w:rsidP="007B037D">
      <w:pPr>
        <w:pStyle w:val="B1"/>
        <w:ind w:firstLine="0"/>
      </w:pPr>
      <w:r w:rsidRPr="00AA6C40">
        <w:t xml:space="preserve">- </w:t>
      </w:r>
      <w:r w:rsidRPr="00AA6C40">
        <w:tab/>
        <w:t xml:space="preserve">The </w:t>
      </w:r>
      <w:r w:rsidRPr="00AA6C40">
        <w:rPr>
          <w:lang w:eastAsia="ja-JP"/>
        </w:rPr>
        <w:t>Near-RT RIC is connected to the O-eNB</w:t>
      </w:r>
      <w:r w:rsidRPr="00AA6C40">
        <w:t>;</w:t>
      </w:r>
    </w:p>
    <w:p w14:paraId="5685088E" w14:textId="24C28425" w:rsidR="00013574" w:rsidRPr="00AA6C40" w:rsidRDefault="00F02583" w:rsidP="00F02583">
      <w:pPr>
        <w:pStyle w:val="B1"/>
      </w:pPr>
      <w:r w:rsidRPr="00AA6C40">
        <w:t>-</w:t>
      </w:r>
      <w:r w:rsidRPr="00AA6C40">
        <w:tab/>
      </w:r>
      <w:r w:rsidR="00C651B8" w:rsidRPr="00AA6C40">
        <w:t>An</w:t>
      </w:r>
      <w:r w:rsidR="00013574" w:rsidRPr="00AA6C40">
        <w:t xml:space="preserve"> </w:t>
      </w:r>
      <w:r w:rsidR="00A67904" w:rsidRPr="00AA6C40">
        <w:t>E2 Node</w:t>
      </w:r>
      <w:r w:rsidR="00013574" w:rsidRPr="00AA6C40">
        <w:t xml:space="preserve"> is connected to only one </w:t>
      </w:r>
      <w:r w:rsidR="00BB0CEB" w:rsidRPr="00AA6C40">
        <w:t>N</w:t>
      </w:r>
      <w:r w:rsidR="00013574" w:rsidRPr="00AA6C40">
        <w:t>ear-RT RIC</w:t>
      </w:r>
      <w:r w:rsidR="00DE1131" w:rsidRPr="00AA6C40">
        <w:t>;</w:t>
      </w:r>
    </w:p>
    <w:p w14:paraId="2717D5E8" w14:textId="594FDA18" w:rsidR="00013574" w:rsidRPr="00AA6C40" w:rsidRDefault="00013574" w:rsidP="00F02583">
      <w:pPr>
        <w:pStyle w:val="B1"/>
      </w:pPr>
      <w:r w:rsidRPr="00AA6C40">
        <w:t>-</w:t>
      </w:r>
      <w:r w:rsidRPr="00AA6C40">
        <w:tab/>
      </w:r>
      <w:r w:rsidR="00C651B8" w:rsidRPr="00AA6C40">
        <w:t xml:space="preserve">A </w:t>
      </w:r>
      <w:r w:rsidR="00BB0CEB" w:rsidRPr="00AA6C40">
        <w:t>N</w:t>
      </w:r>
      <w:r w:rsidR="00C651B8" w:rsidRPr="00AA6C40">
        <w:t xml:space="preserve">ear-RT RIC can be connected to multiple </w:t>
      </w:r>
      <w:r w:rsidR="00A67904" w:rsidRPr="00AA6C40">
        <w:t>E2 Node</w:t>
      </w:r>
      <w:r w:rsidR="00C651B8" w:rsidRPr="00AA6C40">
        <w:t>s, i.e. multiple O-CU-CPs, O-CU-U</w:t>
      </w:r>
      <w:r w:rsidR="00242AD7" w:rsidRPr="00AA6C40">
        <w:t>P</w:t>
      </w:r>
      <w:r w:rsidR="00C651B8" w:rsidRPr="00AA6C40">
        <w:t>s</w:t>
      </w:r>
      <w:r w:rsidR="003D09E4" w:rsidRPr="00AA6C40">
        <w:t>,</w:t>
      </w:r>
      <w:r w:rsidR="00C651B8" w:rsidRPr="00AA6C40">
        <w:t xml:space="preserve"> O-DUs</w:t>
      </w:r>
      <w:r w:rsidR="003D09E4" w:rsidRPr="00AA6C40">
        <w:t xml:space="preserve"> and O-eNBs</w:t>
      </w:r>
      <w:r w:rsidR="00C651B8" w:rsidRPr="00AA6C40">
        <w:t>.</w:t>
      </w:r>
    </w:p>
    <w:p w14:paraId="743B548C" w14:textId="011B6EAC" w:rsidR="00D66188" w:rsidRPr="00AA6C40" w:rsidRDefault="00C651B8" w:rsidP="00CE7EC8">
      <w:pPr>
        <w:pStyle w:val="B1"/>
      </w:pPr>
      <w:r w:rsidRPr="00AA6C40">
        <w:t xml:space="preserve">- </w:t>
      </w:r>
      <w:r w:rsidRPr="00AA6C40">
        <w:tab/>
        <w:t>F1 (F1-C, F1-U) and E1 are logical 3GPP interfaces, whose protocols, termination points and cardinalities are specified in [</w:t>
      </w:r>
      <w:r w:rsidR="009458E3" w:rsidRPr="00AA6C40">
        <w:t>6</w:t>
      </w:r>
      <w:r w:rsidRPr="00AA6C40">
        <w:t>].</w:t>
      </w:r>
    </w:p>
    <w:p w14:paraId="574E7D30" w14:textId="1DEFB723" w:rsidR="001E14E2" w:rsidRDefault="001E14E2" w:rsidP="001E14E2">
      <w:pPr>
        <w:pStyle w:val="B1"/>
        <w:ind w:left="0" w:firstLine="0"/>
      </w:pPr>
      <w:r>
        <w:t xml:space="preserve">In addition, the near-RT RIC and other RAN nodes have O1 interfaces as defined in [8][18]. </w:t>
      </w:r>
    </w:p>
    <w:p w14:paraId="0416D9EF" w14:textId="77777777" w:rsidR="001E14E2" w:rsidRDefault="00D66188" w:rsidP="00181EF8">
      <w:pPr>
        <w:pStyle w:val="B1"/>
        <w:ind w:left="0" w:firstLine="0"/>
      </w:pPr>
      <w:r w:rsidRPr="00AA6C40">
        <w:t xml:space="preserve">The </w:t>
      </w:r>
      <w:r w:rsidR="00BB0CEB" w:rsidRPr="00AA6C40">
        <w:t>N</w:t>
      </w:r>
      <w:r w:rsidRPr="00AA6C40">
        <w:t>ear-RT RIC h</w:t>
      </w:r>
      <w:r w:rsidR="00F02583" w:rsidRPr="00AA6C40">
        <w:t>osts one or more xApps that use E2 interface to collect near real</w:t>
      </w:r>
      <w:r w:rsidR="00757D60" w:rsidRPr="00AA6C40">
        <w:t>-</w:t>
      </w:r>
      <w:r w:rsidR="00F02583" w:rsidRPr="00AA6C40">
        <w:t xml:space="preserve">time information </w:t>
      </w:r>
      <w:r w:rsidR="000805F3" w:rsidRPr="00AA6C40">
        <w:t xml:space="preserve">(e.g. UE basis, Cell basis) </w:t>
      </w:r>
      <w:r w:rsidR="00F02583" w:rsidRPr="00AA6C40">
        <w:t>and provide value added services</w:t>
      </w:r>
      <w:r w:rsidRPr="00AA6C40">
        <w:t xml:space="preserve">. </w:t>
      </w:r>
    </w:p>
    <w:p w14:paraId="7D33720E" w14:textId="13A92E61" w:rsidR="00476510" w:rsidRDefault="00D66188" w:rsidP="00181EF8">
      <w:pPr>
        <w:pStyle w:val="B1"/>
        <w:ind w:left="0" w:firstLine="0"/>
        <w:rPr>
          <w:ins w:id="54" w:author="作者"/>
        </w:rPr>
      </w:pPr>
      <w:r w:rsidRPr="00AA6C40">
        <w:t xml:space="preserve">The </w:t>
      </w:r>
      <w:r w:rsidR="00BB0CEB" w:rsidRPr="00AA6C40">
        <w:t>N</w:t>
      </w:r>
      <w:r w:rsidRPr="00AA6C40">
        <w:t xml:space="preserve">ear-RT </w:t>
      </w:r>
      <w:r w:rsidR="00617808" w:rsidRPr="00AA6C40">
        <w:t>RIC</w:t>
      </w:r>
      <w:r w:rsidR="00F02583" w:rsidRPr="00AA6C40">
        <w:t xml:space="preserve"> may </w:t>
      </w:r>
      <w:r w:rsidR="001E14E2">
        <w:t xml:space="preserve">receive declarative Policies and </w:t>
      </w:r>
      <w:r w:rsidR="00F02583" w:rsidRPr="00AA6C40">
        <w:t xml:space="preserve">obtain </w:t>
      </w:r>
      <w:r w:rsidR="00702FC8" w:rsidRPr="00AA6C40">
        <w:t xml:space="preserve">Data Enrichment </w:t>
      </w:r>
      <w:r w:rsidR="00F02583" w:rsidRPr="00AA6C40">
        <w:t xml:space="preserve">information </w:t>
      </w:r>
      <w:r w:rsidR="00702FC8" w:rsidRPr="00AA6C40">
        <w:t>over the A1 interface [</w:t>
      </w:r>
      <w:r w:rsidR="003D09E4" w:rsidRPr="00AA6C40">
        <w:t>3</w:t>
      </w:r>
      <w:r w:rsidR="00702FC8" w:rsidRPr="00AA6C40">
        <w:t xml:space="preserve">]. </w:t>
      </w:r>
    </w:p>
    <w:p w14:paraId="5C64FC01" w14:textId="4DDD9ED9" w:rsidR="008E186D" w:rsidRPr="00AA6C40" w:rsidRDefault="008E186D" w:rsidP="00181EF8">
      <w:pPr>
        <w:pStyle w:val="B1"/>
        <w:ind w:left="0" w:firstLine="0"/>
      </w:pPr>
      <w:ins w:id="55" w:author="作者">
        <w:r>
          <w:rPr>
            <w:rFonts w:asciiTheme="minorEastAsia" w:eastAsiaTheme="minorEastAsia" w:hAnsiTheme="minorEastAsia" w:hint="eastAsia"/>
            <w:lang w:eastAsia="zh-CN"/>
          </w:rPr>
          <w:t>N</w:t>
        </w:r>
        <w:r>
          <w:t>ear-RT RIC</w:t>
        </w:r>
        <w:r>
          <w:rPr>
            <w:rFonts w:asciiTheme="minorEastAsia" w:eastAsiaTheme="minorEastAsia" w:hAnsiTheme="minorEastAsia" w:hint="eastAsia"/>
            <w:lang w:eastAsia="zh-CN"/>
          </w:rPr>
          <w:t>也许接收到</w:t>
        </w:r>
        <w:r w:rsidR="00A41C25">
          <w:rPr>
            <w:rFonts w:asciiTheme="minorEastAsia" w:eastAsiaTheme="minorEastAsia" w:hAnsiTheme="minorEastAsia" w:hint="eastAsia"/>
            <w:lang w:eastAsia="zh-CN"/>
          </w:rPr>
          <w:t>声明性策略和</w:t>
        </w:r>
        <w:r w:rsidR="00692949">
          <w:rPr>
            <w:rFonts w:asciiTheme="minorEastAsia" w:eastAsiaTheme="minorEastAsia" w:hAnsiTheme="minorEastAsia" w:hint="eastAsia"/>
            <w:lang w:eastAsia="zh-CN"/>
          </w:rPr>
          <w:t>通过A1接口获取Data</w:t>
        </w:r>
        <w:r w:rsidR="00692949">
          <w:rPr>
            <w:rFonts w:asciiTheme="minorEastAsia" w:eastAsiaTheme="minorEastAsia" w:hAnsiTheme="minorEastAsia"/>
            <w:lang w:eastAsia="zh-CN"/>
          </w:rPr>
          <w:t xml:space="preserve"> </w:t>
        </w:r>
        <w:r w:rsidR="00692949">
          <w:rPr>
            <w:rFonts w:asciiTheme="minorEastAsia" w:eastAsiaTheme="minorEastAsia" w:hAnsiTheme="minorEastAsia" w:hint="eastAsia"/>
            <w:lang w:eastAsia="zh-CN"/>
          </w:rPr>
          <w:t>Enrichment</w:t>
        </w:r>
        <w:r w:rsidR="00641AAF">
          <w:rPr>
            <w:rFonts w:asciiTheme="minorEastAsia" w:eastAsiaTheme="minorEastAsia" w:hAnsiTheme="minorEastAsia" w:hint="eastAsia"/>
            <w:lang w:eastAsia="zh-CN"/>
          </w:rPr>
          <w:t>信息。</w:t>
        </w:r>
      </w:ins>
    </w:p>
    <w:p w14:paraId="4DC3CD41" w14:textId="5189A7DA" w:rsidR="00476510" w:rsidRDefault="00476510" w:rsidP="00181EF8">
      <w:pPr>
        <w:pStyle w:val="B1"/>
        <w:ind w:left="0" w:firstLine="0"/>
        <w:rPr>
          <w:ins w:id="56" w:author="作者"/>
          <w:lang w:eastAsia="ja-JP"/>
        </w:rPr>
      </w:pPr>
      <w:r w:rsidRPr="00AA6C40">
        <w:rPr>
          <w:lang w:eastAsia="ja-JP"/>
        </w:rPr>
        <w:t>The protocols over E2 interface are based exclusively on Control plane protocols</w:t>
      </w:r>
      <w:r w:rsidR="007966F5" w:rsidRPr="00AA6C40">
        <w:rPr>
          <w:lang w:eastAsia="ja-JP"/>
        </w:rPr>
        <w:t xml:space="preserve"> and are defined in [2]</w:t>
      </w:r>
      <w:r w:rsidRPr="00AA6C40">
        <w:rPr>
          <w:lang w:eastAsia="ja-JP"/>
        </w:rPr>
        <w:t>.</w:t>
      </w:r>
    </w:p>
    <w:p w14:paraId="28F92D57" w14:textId="33808B63" w:rsidR="00641AAF" w:rsidRPr="002A5EEA" w:rsidRDefault="004B06CF" w:rsidP="00181EF8">
      <w:pPr>
        <w:pStyle w:val="B1"/>
        <w:ind w:left="0" w:firstLine="0"/>
        <w:rPr>
          <w:rFonts w:hint="eastAsia"/>
          <w:lang w:eastAsia="ja-JP"/>
          <w:rPrChange w:id="57" w:author="作者">
            <w:rPr>
              <w:rFonts w:hint="eastAsia"/>
              <w:lang w:eastAsia="ja-JP"/>
            </w:rPr>
          </w:rPrChange>
        </w:rPr>
      </w:pPr>
      <w:ins w:id="58" w:author="作者">
        <w:r>
          <w:rPr>
            <w:rFonts w:asciiTheme="minorEastAsia" w:eastAsiaTheme="minorEastAsia" w:hAnsiTheme="minorEastAsia" w:hint="eastAsia"/>
            <w:lang w:eastAsia="zh-CN"/>
          </w:rPr>
          <w:t>E2接口完全基于控制</w:t>
        </w:r>
        <w:proofErr w:type="gramStart"/>
        <w:r>
          <w:rPr>
            <w:rFonts w:asciiTheme="minorEastAsia" w:eastAsiaTheme="minorEastAsia" w:hAnsiTheme="minorEastAsia" w:hint="eastAsia"/>
            <w:lang w:eastAsia="zh-CN"/>
          </w:rPr>
          <w:t>面</w:t>
        </w:r>
        <w:r>
          <w:rPr>
            <w:rFonts w:ascii="宋体" w:eastAsia="宋体" w:hAnsi="宋体" w:cs="宋体" w:hint="eastAsia"/>
            <w:lang w:eastAsia="zh-CN"/>
          </w:rPr>
          <w:t>协议</w:t>
        </w:r>
        <w:proofErr w:type="gramEnd"/>
        <w:r w:rsidR="002A5EEA">
          <w:rPr>
            <w:rFonts w:ascii="宋体" w:eastAsia="宋体" w:hAnsi="宋体" w:cs="宋体" w:hint="eastAsia"/>
            <w:lang w:eastAsia="zh-CN"/>
          </w:rPr>
          <w:t>在[</w:t>
        </w:r>
        <w:r w:rsidR="002A5EEA">
          <w:rPr>
            <w:rFonts w:ascii="宋体" w:eastAsia="宋体" w:hAnsi="宋体" w:cs="宋体"/>
            <w:lang w:eastAsia="zh-CN"/>
          </w:rPr>
          <w:t>2]</w:t>
        </w:r>
        <w:r w:rsidR="002A5EEA">
          <w:rPr>
            <w:rFonts w:ascii="宋体" w:eastAsia="宋体" w:hAnsi="宋体" w:cs="宋体" w:hint="eastAsia"/>
            <w:lang w:eastAsia="zh-CN"/>
          </w:rPr>
          <w:t>中定义</w:t>
        </w:r>
        <w:r w:rsidR="00AD7DFC">
          <w:rPr>
            <w:rFonts w:ascii="宋体" w:eastAsia="宋体" w:hAnsi="宋体" w:cs="宋体" w:hint="eastAsia"/>
            <w:lang w:eastAsia="zh-CN"/>
          </w:rPr>
          <w:t>。</w:t>
        </w:r>
        <w:del w:id="59" w:author="作者">
          <w:r w:rsidR="00773053" w:rsidDel="00AD7DFC">
            <w:rPr>
              <w:rFonts w:ascii="宋体" w:eastAsia="宋体" w:hAnsi="宋体" w:cs="宋体" w:hint="eastAsia"/>
              <w:lang w:eastAsia="zh-CN"/>
            </w:rPr>
            <w:delText>.</w:delText>
          </w:r>
        </w:del>
      </w:ins>
    </w:p>
    <w:p w14:paraId="390D0ACF" w14:textId="46F7A43B" w:rsidR="000C7F8C" w:rsidRPr="000C7F8C" w:rsidRDefault="00476510" w:rsidP="000C7F8C">
      <w:pPr>
        <w:pStyle w:val="B1"/>
        <w:ind w:left="0" w:firstLine="0"/>
        <w:rPr>
          <w:ins w:id="60" w:author="作者"/>
          <w:rFonts w:hint="eastAsia"/>
          <w:rPrChange w:id="61" w:author="作者">
            <w:rPr>
              <w:ins w:id="62" w:author="作者"/>
              <w:rFonts w:asciiTheme="minorEastAsia" w:eastAsiaTheme="minorEastAsia" w:hAnsiTheme="minorEastAsia" w:hint="eastAsia"/>
              <w:color w:val="1F3864" w:themeColor="accent1" w:themeShade="80"/>
              <w:lang w:eastAsia="zh-CN"/>
            </w:rPr>
          </w:rPrChange>
        </w:rPr>
        <w:pPrChange w:id="63" w:author="作者">
          <w:pPr>
            <w:pStyle w:val="B1"/>
          </w:pPr>
        </w:pPrChange>
      </w:pPr>
      <w:r w:rsidRPr="00AA6C40">
        <w:lastRenderedPageBreak/>
        <w:t>O</w:t>
      </w:r>
      <w:r w:rsidR="00F02583" w:rsidRPr="00AA6C40">
        <w:t xml:space="preserve">n E2 or </w:t>
      </w:r>
      <w:r w:rsidR="007966F5" w:rsidRPr="00AA6C40">
        <w:t>Near-RT RIC</w:t>
      </w:r>
      <w:r w:rsidR="00F02583" w:rsidRPr="00AA6C40">
        <w:t xml:space="preserve"> failure, </w:t>
      </w:r>
      <w:r w:rsidRPr="00AA6C40">
        <w:t xml:space="preserve">the </w:t>
      </w:r>
      <w:r w:rsidR="00A67904" w:rsidRPr="00AA6C40">
        <w:t>E2 Node</w:t>
      </w:r>
      <w:r w:rsidRPr="00AA6C40">
        <w:t xml:space="preserve"> </w:t>
      </w:r>
      <w:r w:rsidR="00F02583" w:rsidRPr="00AA6C40">
        <w:t xml:space="preserve">will be able to provide services but there may be an outage for certain </w:t>
      </w:r>
      <w:r w:rsidR="00753D2D" w:rsidRPr="00AA6C40">
        <w:t>value-added</w:t>
      </w:r>
      <w:r w:rsidR="00F02583" w:rsidRPr="00AA6C40">
        <w:t xml:space="preserve"> services that may only be provided using the </w:t>
      </w:r>
      <w:r w:rsidR="007966F5" w:rsidRPr="00AA6C40">
        <w:t>Near-RT RIC</w:t>
      </w:r>
      <w:r w:rsidR="00053258" w:rsidRPr="00AA6C40">
        <w:t>.</w:t>
      </w:r>
    </w:p>
    <w:p w14:paraId="298DC298" w14:textId="446485D5" w:rsidR="00291979" w:rsidRPr="00AA6C40" w:rsidDel="000C7F8C" w:rsidRDefault="000C7F8C" w:rsidP="000C7F8C">
      <w:pPr>
        <w:pStyle w:val="B1"/>
        <w:ind w:left="0" w:firstLine="0"/>
        <w:rPr>
          <w:del w:id="64" w:author="作者"/>
          <w:color w:val="1F3864" w:themeColor="accent1" w:themeShade="80"/>
        </w:rPr>
        <w:pPrChange w:id="65" w:author="作者">
          <w:pPr>
            <w:pStyle w:val="B1"/>
            <w:ind w:left="0" w:firstLine="0"/>
          </w:pPr>
        </w:pPrChange>
      </w:pPr>
      <w:ins w:id="66" w:author="作者">
        <w:r w:rsidRPr="000C7F8C">
          <w:rPr>
            <w:rFonts w:asciiTheme="minorEastAsia" w:eastAsiaTheme="minorEastAsia" w:hAnsiTheme="minorEastAsia" w:hint="eastAsia"/>
            <w:color w:val="1F3864" w:themeColor="accent1" w:themeShade="80"/>
            <w:lang w:eastAsia="zh-CN"/>
          </w:rPr>
          <w:t>当</w:t>
        </w:r>
        <w:r w:rsidRPr="000C7F8C">
          <w:rPr>
            <w:rFonts w:asciiTheme="minorEastAsia" w:eastAsiaTheme="minorEastAsia" w:hAnsiTheme="minorEastAsia"/>
            <w:color w:val="1F3864" w:themeColor="accent1" w:themeShade="80"/>
            <w:lang w:eastAsia="zh-CN"/>
          </w:rPr>
          <w:t xml:space="preserve"> E2 </w:t>
        </w:r>
        <w:r w:rsidRPr="000C7F8C">
          <w:rPr>
            <w:rFonts w:asciiTheme="minorEastAsia" w:eastAsiaTheme="minorEastAsia" w:hAnsiTheme="minorEastAsia" w:hint="eastAsia"/>
            <w:color w:val="1F3864" w:themeColor="accent1" w:themeShade="80"/>
            <w:lang w:eastAsia="zh-CN"/>
          </w:rPr>
          <w:t>或</w:t>
        </w:r>
        <w:r w:rsidRPr="000C7F8C">
          <w:rPr>
            <w:rFonts w:asciiTheme="minorEastAsia" w:eastAsiaTheme="minorEastAsia" w:hAnsiTheme="minorEastAsia"/>
            <w:color w:val="1F3864" w:themeColor="accent1" w:themeShade="80"/>
            <w:lang w:eastAsia="zh-CN"/>
          </w:rPr>
          <w:t xml:space="preserve"> Near-RT RIC </w:t>
        </w:r>
        <w:r w:rsidRPr="000C7F8C">
          <w:rPr>
            <w:rFonts w:asciiTheme="minorEastAsia" w:eastAsiaTheme="minorEastAsia" w:hAnsiTheme="minorEastAsia" w:hint="eastAsia"/>
            <w:color w:val="1F3864" w:themeColor="accent1" w:themeShade="80"/>
            <w:lang w:eastAsia="zh-CN"/>
          </w:rPr>
          <w:t>发生故障时，</w:t>
        </w:r>
        <w:r w:rsidRPr="000C7F8C">
          <w:rPr>
            <w:rFonts w:asciiTheme="minorEastAsia" w:eastAsiaTheme="minorEastAsia" w:hAnsiTheme="minorEastAsia"/>
            <w:color w:val="1F3864" w:themeColor="accent1" w:themeShade="80"/>
            <w:lang w:eastAsia="zh-CN"/>
          </w:rPr>
          <w:t xml:space="preserve">E2 </w:t>
        </w:r>
        <w:r w:rsidRPr="000C7F8C">
          <w:rPr>
            <w:rFonts w:asciiTheme="minorEastAsia" w:eastAsiaTheme="minorEastAsia" w:hAnsiTheme="minorEastAsia" w:hint="eastAsia"/>
            <w:color w:val="1F3864" w:themeColor="accent1" w:themeShade="80"/>
            <w:lang w:eastAsia="zh-CN"/>
          </w:rPr>
          <w:t>节点将能够提供服务，但某些只能使用</w:t>
        </w:r>
        <w:r w:rsidRPr="000C7F8C">
          <w:rPr>
            <w:rFonts w:asciiTheme="minorEastAsia" w:eastAsiaTheme="minorEastAsia" w:hAnsiTheme="minorEastAsia"/>
            <w:color w:val="1F3864" w:themeColor="accent1" w:themeShade="80"/>
            <w:lang w:eastAsia="zh-CN"/>
          </w:rPr>
          <w:t xml:space="preserve"> Near-RT RIC </w:t>
        </w:r>
        <w:r w:rsidRPr="000C7F8C">
          <w:rPr>
            <w:rFonts w:asciiTheme="minorEastAsia" w:eastAsiaTheme="minorEastAsia" w:hAnsiTheme="minorEastAsia" w:hint="eastAsia"/>
            <w:color w:val="1F3864" w:themeColor="accent1" w:themeShade="80"/>
            <w:lang w:eastAsia="zh-CN"/>
          </w:rPr>
          <w:t>提供的增值服务可能会中断。</w:t>
        </w:r>
      </w:ins>
    </w:p>
    <w:p w14:paraId="3D442D31" w14:textId="362164D5" w:rsidR="00705FB4" w:rsidRPr="00AA6C40" w:rsidRDefault="00705FB4" w:rsidP="000C7F8C">
      <w:pPr>
        <w:pStyle w:val="Fig"/>
        <w:jc w:val="left"/>
        <w:pPrChange w:id="67" w:author="作者">
          <w:pPr>
            <w:pStyle w:val="Fig"/>
          </w:pPr>
        </w:pPrChange>
      </w:pPr>
    </w:p>
    <w:p w14:paraId="696FFCFC" w14:textId="65820A6B" w:rsidR="00A07854" w:rsidRPr="00AA6C40" w:rsidRDefault="00D24B81" w:rsidP="00B76DDE">
      <w:pPr>
        <w:pStyle w:val="2"/>
        <w:numPr>
          <w:ilvl w:val="0"/>
          <w:numId w:val="0"/>
        </w:numPr>
        <w:ind w:left="576" w:hanging="576"/>
        <w:rPr>
          <w:lang w:val="en-US"/>
        </w:rPr>
      </w:pPr>
      <w:bookmarkStart w:id="68" w:name="_Toc45723246"/>
      <w:r w:rsidRPr="00AA6C40">
        <w:rPr>
          <w:lang w:val="en-US"/>
        </w:rPr>
        <w:t>4.3</w:t>
      </w:r>
      <w:r w:rsidRPr="00AA6C40">
        <w:rPr>
          <w:lang w:val="en-US"/>
        </w:rPr>
        <w:tab/>
      </w:r>
      <w:r w:rsidR="00A07854" w:rsidRPr="00AA6C40">
        <w:rPr>
          <w:lang w:val="en-US"/>
        </w:rPr>
        <w:t>Near-RT RIC Requirements</w:t>
      </w:r>
      <w:bookmarkEnd w:id="68"/>
    </w:p>
    <w:p w14:paraId="21EA48B6" w14:textId="303AC46E" w:rsidR="001205FF" w:rsidRPr="00AA6C40" w:rsidRDefault="001205FF" w:rsidP="001205FF">
      <w:pPr>
        <w:rPr>
          <w:lang w:eastAsia="ja-JP"/>
        </w:rPr>
      </w:pPr>
      <w:bookmarkStart w:id="69" w:name="_Toc11230093"/>
      <w:bookmarkStart w:id="70" w:name="_Toc11230094"/>
      <w:bookmarkStart w:id="71" w:name="_Toc11230182"/>
      <w:bookmarkStart w:id="72" w:name="_Toc11230095"/>
      <w:bookmarkStart w:id="73" w:name="_Toc11230183"/>
      <w:bookmarkStart w:id="74" w:name="_Toc11230096"/>
      <w:bookmarkStart w:id="75" w:name="_Toc11230184"/>
      <w:bookmarkStart w:id="76" w:name="_Toc11230097"/>
      <w:bookmarkStart w:id="77" w:name="_Toc11230185"/>
      <w:bookmarkStart w:id="78" w:name="_Toc11230098"/>
      <w:bookmarkStart w:id="79" w:name="_Toc11230186"/>
      <w:bookmarkStart w:id="80" w:name="_Toc9918844"/>
      <w:bookmarkStart w:id="81" w:name="_Toc11230187"/>
      <w:bookmarkEnd w:id="69"/>
      <w:bookmarkEnd w:id="70"/>
      <w:bookmarkEnd w:id="71"/>
      <w:bookmarkEnd w:id="72"/>
      <w:bookmarkEnd w:id="73"/>
      <w:bookmarkEnd w:id="74"/>
      <w:bookmarkEnd w:id="75"/>
      <w:bookmarkEnd w:id="76"/>
      <w:bookmarkEnd w:id="77"/>
      <w:bookmarkEnd w:id="78"/>
      <w:bookmarkEnd w:id="79"/>
      <w:bookmarkEnd w:id="80"/>
      <w:bookmarkEnd w:id="81"/>
      <w:r w:rsidRPr="00AA6C40">
        <w:rPr>
          <w:lang w:eastAsia="ja-JP"/>
        </w:rPr>
        <w:t xml:space="preserve">The </w:t>
      </w:r>
      <w:r w:rsidR="007966F5" w:rsidRPr="00AA6C40">
        <w:rPr>
          <w:lang w:eastAsia="ja-JP"/>
        </w:rPr>
        <w:t>Near-RT RIC</w:t>
      </w:r>
      <w:r w:rsidRPr="00AA6C40">
        <w:rPr>
          <w:lang w:eastAsia="ja-JP"/>
        </w:rPr>
        <w:t xml:space="preserve"> architecture shall support the following requirements:</w:t>
      </w:r>
    </w:p>
    <w:p w14:paraId="5EFF402E" w14:textId="4CE91F2F" w:rsidR="00CE7EC8" w:rsidRDefault="00D24B81" w:rsidP="00B76DDE">
      <w:pPr>
        <w:pStyle w:val="Style1"/>
        <w:numPr>
          <w:ilvl w:val="0"/>
          <w:numId w:val="0"/>
        </w:numPr>
        <w:ind w:left="644" w:hanging="360"/>
        <w:rPr>
          <w:ins w:id="82" w:author="作者"/>
          <w:color w:val="auto"/>
        </w:rPr>
      </w:pPr>
      <w:r w:rsidRPr="00AA6C40">
        <w:t>-</w:t>
      </w:r>
      <w:r w:rsidRPr="00AA6C40">
        <w:tab/>
      </w:r>
      <w:r w:rsidR="001205FF" w:rsidRPr="00AA6C40">
        <w:rPr>
          <w:color w:val="auto"/>
        </w:rPr>
        <w:t xml:space="preserve">The </w:t>
      </w:r>
      <w:r w:rsidR="007966F5" w:rsidRPr="00AA6C40">
        <w:rPr>
          <w:color w:val="auto"/>
        </w:rPr>
        <w:t>Near-RT RIC</w:t>
      </w:r>
      <w:r w:rsidR="001205FF" w:rsidRPr="00AA6C40">
        <w:rPr>
          <w:color w:val="auto"/>
        </w:rPr>
        <w:t xml:space="preserve"> shall use a dedicated E2 </w:t>
      </w:r>
      <w:r w:rsidR="00053A97" w:rsidRPr="00AA6C40">
        <w:rPr>
          <w:color w:val="auto"/>
        </w:rPr>
        <w:t>connection</w:t>
      </w:r>
      <w:r w:rsidR="001205FF" w:rsidRPr="00AA6C40">
        <w:rPr>
          <w:color w:val="auto"/>
        </w:rPr>
        <w:t xml:space="preserve"> </w:t>
      </w:r>
      <w:r w:rsidR="00053A97" w:rsidRPr="00AA6C40">
        <w:rPr>
          <w:color w:val="auto"/>
        </w:rPr>
        <w:t>that uniquely</w:t>
      </w:r>
      <w:r w:rsidR="000805F3" w:rsidRPr="00AA6C40">
        <w:rPr>
          <w:color w:val="auto"/>
        </w:rPr>
        <w:t xml:space="preserve"> </w:t>
      </w:r>
      <w:r w:rsidR="00053A97" w:rsidRPr="00AA6C40">
        <w:rPr>
          <w:color w:val="auto"/>
        </w:rPr>
        <w:t>identifies</w:t>
      </w:r>
      <w:r w:rsidR="001205FF" w:rsidRPr="00AA6C40">
        <w:rPr>
          <w:color w:val="auto"/>
        </w:rPr>
        <w:t xml:space="preserve"> each </w:t>
      </w:r>
      <w:r w:rsidR="00A67904" w:rsidRPr="00AA6C40">
        <w:rPr>
          <w:color w:val="auto"/>
        </w:rPr>
        <w:t>E2 Node</w:t>
      </w:r>
      <w:r w:rsidR="001205FF" w:rsidRPr="00AA6C40">
        <w:rPr>
          <w:color w:val="auto"/>
        </w:rPr>
        <w:t xml:space="preserve"> configured to directly provide </w:t>
      </w:r>
      <w:r w:rsidR="00CE7EC8" w:rsidRPr="00AA6C40">
        <w:rPr>
          <w:color w:val="auto"/>
        </w:rPr>
        <w:t xml:space="preserve">RIC </w:t>
      </w:r>
      <w:r w:rsidR="001205FF" w:rsidRPr="00AA6C40">
        <w:rPr>
          <w:color w:val="auto"/>
        </w:rPr>
        <w:t xml:space="preserve">Services to the </w:t>
      </w:r>
      <w:r w:rsidR="007966F5" w:rsidRPr="00AA6C40">
        <w:rPr>
          <w:color w:val="auto"/>
        </w:rPr>
        <w:t>Near-RT RIC</w:t>
      </w:r>
      <w:r w:rsidR="001205FF" w:rsidRPr="00AA6C40">
        <w:rPr>
          <w:color w:val="auto"/>
        </w:rPr>
        <w:t xml:space="preserve">.  </w:t>
      </w:r>
    </w:p>
    <w:p w14:paraId="265E230B" w14:textId="740E239C" w:rsidR="00EC451E" w:rsidRPr="00A939D7" w:rsidRDefault="0009389D" w:rsidP="00A939D7">
      <w:pPr>
        <w:rPr>
          <w:rFonts w:eastAsiaTheme="minorEastAsia" w:hint="eastAsia"/>
          <w:lang w:eastAsia="zh-CN"/>
          <w:rPrChange w:id="83" w:author="作者">
            <w:rPr/>
          </w:rPrChange>
        </w:rPr>
        <w:pPrChange w:id="84" w:author="作者">
          <w:pPr>
            <w:pStyle w:val="Style1"/>
            <w:numPr>
              <w:numId w:val="0"/>
            </w:numPr>
          </w:pPr>
        </w:pPrChange>
      </w:pPr>
      <w:ins w:id="85" w:author="作者">
        <w:r>
          <w:rPr>
            <w:rFonts w:eastAsiaTheme="minorEastAsia"/>
            <w:lang w:eastAsia="zh-CN"/>
          </w:rPr>
          <w:tab/>
        </w:r>
        <w:r w:rsidR="00F87B20">
          <w:rPr>
            <w:rFonts w:eastAsiaTheme="minorEastAsia"/>
            <w:lang w:eastAsia="zh-CN"/>
          </w:rPr>
          <w:tab/>
        </w:r>
        <w:r w:rsidR="00430553">
          <w:rPr>
            <w:rFonts w:eastAsiaTheme="minorEastAsia" w:hint="eastAsia"/>
            <w:lang w:eastAsia="zh-CN"/>
          </w:rPr>
          <w:t>Near-RT</w:t>
        </w:r>
        <w:r w:rsidR="00430553">
          <w:rPr>
            <w:rFonts w:eastAsiaTheme="minorEastAsia"/>
            <w:lang w:eastAsia="zh-CN"/>
          </w:rPr>
          <w:t xml:space="preserve"> </w:t>
        </w:r>
        <w:r w:rsidR="00430553">
          <w:rPr>
            <w:rFonts w:eastAsiaTheme="minorEastAsia" w:hint="eastAsia"/>
            <w:lang w:eastAsia="zh-CN"/>
          </w:rPr>
          <w:t>RIC</w:t>
        </w:r>
        <w:r w:rsidR="00430553">
          <w:rPr>
            <w:rFonts w:eastAsiaTheme="minorEastAsia" w:hint="eastAsia"/>
            <w:lang w:eastAsia="zh-CN"/>
          </w:rPr>
          <w:t>应该使用专门的</w:t>
        </w:r>
        <w:r w:rsidR="00430553">
          <w:rPr>
            <w:rFonts w:eastAsiaTheme="minorEastAsia" w:hint="eastAsia"/>
            <w:lang w:eastAsia="zh-CN"/>
          </w:rPr>
          <w:t>E2</w:t>
        </w:r>
        <w:r w:rsidR="00430553">
          <w:rPr>
            <w:rFonts w:eastAsiaTheme="minorEastAsia" w:hint="eastAsia"/>
            <w:lang w:eastAsia="zh-CN"/>
          </w:rPr>
          <w:t>连接，该连接</w:t>
        </w:r>
        <w:r w:rsidR="00A939D7">
          <w:rPr>
            <w:rFonts w:eastAsiaTheme="minorEastAsia" w:hint="eastAsia"/>
            <w:lang w:eastAsia="zh-CN"/>
          </w:rPr>
          <w:t>唯一定位了每一个</w:t>
        </w:r>
        <w:r w:rsidR="00A939D7">
          <w:rPr>
            <w:rFonts w:eastAsiaTheme="minorEastAsia" w:hint="eastAsia"/>
            <w:lang w:eastAsia="zh-CN"/>
          </w:rPr>
          <w:t>E2</w:t>
        </w:r>
        <w:r w:rsidR="00A939D7">
          <w:rPr>
            <w:rFonts w:eastAsiaTheme="minorEastAsia" w:hint="eastAsia"/>
            <w:lang w:eastAsia="zh-CN"/>
          </w:rPr>
          <w:t>节点，每个节点直接为</w:t>
        </w:r>
        <w:r w:rsidR="00A939D7">
          <w:rPr>
            <w:rFonts w:eastAsiaTheme="minorEastAsia" w:hint="eastAsia"/>
            <w:lang w:eastAsia="zh-CN"/>
          </w:rPr>
          <w:t>Near</w:t>
        </w:r>
        <w:r w:rsidR="00A939D7">
          <w:rPr>
            <w:rFonts w:eastAsiaTheme="minorEastAsia"/>
            <w:lang w:eastAsia="zh-CN"/>
          </w:rPr>
          <w:t>-RT RIC</w:t>
        </w:r>
        <w:r w:rsidR="00A939D7">
          <w:rPr>
            <w:rFonts w:eastAsiaTheme="minorEastAsia" w:hint="eastAsia"/>
            <w:lang w:eastAsia="zh-CN"/>
          </w:rPr>
          <w:t>提供</w:t>
        </w:r>
        <w:r w:rsidR="00A939D7">
          <w:rPr>
            <w:rFonts w:eastAsiaTheme="minorEastAsia" w:hint="eastAsia"/>
            <w:lang w:eastAsia="zh-CN"/>
          </w:rPr>
          <w:t>RIC</w:t>
        </w:r>
        <w:r w:rsidR="00A939D7">
          <w:rPr>
            <w:rFonts w:eastAsiaTheme="minorEastAsia" w:hint="eastAsia"/>
            <w:lang w:eastAsia="zh-CN"/>
          </w:rPr>
          <w:t>服务。</w:t>
        </w:r>
      </w:ins>
    </w:p>
    <w:p w14:paraId="33F42AF6" w14:textId="679015D1" w:rsidR="001205FF" w:rsidRDefault="00D24B81" w:rsidP="00B76DDE">
      <w:pPr>
        <w:pStyle w:val="Style1"/>
        <w:numPr>
          <w:ilvl w:val="0"/>
          <w:numId w:val="0"/>
        </w:numPr>
        <w:ind w:left="644" w:hanging="360"/>
        <w:rPr>
          <w:ins w:id="86" w:author="作者"/>
          <w:color w:val="auto"/>
        </w:rPr>
      </w:pPr>
      <w:r w:rsidRPr="00AA6C40">
        <w:t>-</w:t>
      </w:r>
      <w:r w:rsidRPr="00AA6C40">
        <w:tab/>
      </w:r>
      <w:r w:rsidR="001205FF" w:rsidRPr="00AA6C40">
        <w:rPr>
          <w:color w:val="auto"/>
        </w:rPr>
        <w:t xml:space="preserve">A given </w:t>
      </w:r>
      <w:r w:rsidR="007966F5" w:rsidRPr="00AA6C40">
        <w:rPr>
          <w:color w:val="auto"/>
        </w:rPr>
        <w:t>Near-RT RIC</w:t>
      </w:r>
      <w:r w:rsidR="001205FF" w:rsidRPr="00AA6C40">
        <w:rPr>
          <w:color w:val="auto"/>
        </w:rPr>
        <w:t xml:space="preserve"> may support E2 connections from multiple </w:t>
      </w:r>
      <w:r w:rsidR="00A67904" w:rsidRPr="00AA6C40">
        <w:rPr>
          <w:color w:val="auto"/>
        </w:rPr>
        <w:t>E2 Node</w:t>
      </w:r>
      <w:r w:rsidR="001205FF" w:rsidRPr="00AA6C40">
        <w:rPr>
          <w:color w:val="auto"/>
        </w:rPr>
        <w:t>s</w:t>
      </w:r>
      <w:r w:rsidR="00CE7EC8" w:rsidRPr="00AA6C40">
        <w:rPr>
          <w:color w:val="auto"/>
        </w:rPr>
        <w:t>,</w:t>
      </w:r>
      <w:r w:rsidR="001205FF" w:rsidRPr="00AA6C40">
        <w:rPr>
          <w:color w:val="auto"/>
        </w:rPr>
        <w:t xml:space="preserve"> each supporting a specific RAT type</w:t>
      </w:r>
      <w:r w:rsidR="00CE7EC8" w:rsidRPr="00AA6C40">
        <w:rPr>
          <w:color w:val="auto"/>
        </w:rPr>
        <w:t>.</w:t>
      </w:r>
    </w:p>
    <w:p w14:paraId="1DA1EC76" w14:textId="0EE48312" w:rsidR="008640E0" w:rsidRPr="00AA6C40" w:rsidRDefault="00B41875" w:rsidP="00165F90">
      <w:pPr>
        <w:rPr>
          <w:lang w:eastAsia="zh-CN"/>
        </w:rPr>
        <w:pPrChange w:id="87" w:author="作者">
          <w:pPr>
            <w:pStyle w:val="Style1"/>
            <w:numPr>
              <w:numId w:val="0"/>
            </w:numPr>
          </w:pPr>
        </w:pPrChange>
      </w:pPr>
      <w:ins w:id="88" w:author="作者">
        <w:r>
          <w:tab/>
        </w:r>
        <w:r>
          <w:tab/>
        </w:r>
        <w:r w:rsidR="005A0B18">
          <w:rPr>
            <w:rFonts w:asciiTheme="minorEastAsia" w:eastAsiaTheme="minorEastAsia" w:hAnsiTheme="minorEastAsia" w:hint="eastAsia"/>
            <w:lang w:eastAsia="zh-CN"/>
          </w:rPr>
          <w:t>每个Near</w:t>
        </w:r>
        <w:r w:rsidR="005A0B18">
          <w:rPr>
            <w:rFonts w:asciiTheme="minorEastAsia" w:eastAsiaTheme="minorEastAsia" w:hAnsiTheme="minorEastAsia"/>
            <w:lang w:eastAsia="zh-CN"/>
          </w:rPr>
          <w:t xml:space="preserve">-RT </w:t>
        </w:r>
        <w:r w:rsidR="005A0B18">
          <w:rPr>
            <w:rFonts w:asciiTheme="minorEastAsia" w:eastAsiaTheme="minorEastAsia" w:hAnsiTheme="minorEastAsia" w:hint="eastAsia"/>
            <w:lang w:eastAsia="zh-CN"/>
          </w:rPr>
          <w:t>RIC也许应该支持来自多个E2</w:t>
        </w:r>
        <w:r w:rsidR="00AC2FF6">
          <w:rPr>
            <w:rFonts w:asciiTheme="minorEastAsia" w:eastAsiaTheme="minorEastAsia" w:hAnsiTheme="minorEastAsia" w:hint="eastAsia"/>
            <w:lang w:eastAsia="zh-CN"/>
          </w:rPr>
          <w:t>节点</w:t>
        </w:r>
        <w:r w:rsidR="005A0B18">
          <w:rPr>
            <w:rFonts w:asciiTheme="minorEastAsia" w:eastAsiaTheme="minorEastAsia" w:hAnsiTheme="minorEastAsia" w:hint="eastAsia"/>
            <w:lang w:eastAsia="zh-CN"/>
          </w:rPr>
          <w:t>E2连接</w:t>
        </w:r>
        <w:r w:rsidR="00AC2FF6">
          <w:rPr>
            <w:rFonts w:asciiTheme="minorEastAsia" w:eastAsiaTheme="minorEastAsia" w:hAnsiTheme="minorEastAsia" w:hint="eastAsia"/>
            <w:lang w:eastAsia="zh-CN"/>
          </w:rPr>
          <w:t>，每个</w:t>
        </w:r>
        <w:r w:rsidR="00165F90">
          <w:rPr>
            <w:rFonts w:asciiTheme="minorEastAsia" w:eastAsiaTheme="minorEastAsia" w:hAnsiTheme="minorEastAsia" w:hint="eastAsia"/>
            <w:lang w:eastAsia="zh-CN"/>
          </w:rPr>
          <w:t>节点都支持无线接入技术（RAT）类型</w:t>
        </w:r>
      </w:ins>
    </w:p>
    <w:p w14:paraId="3920E5BA" w14:textId="66974500" w:rsidR="001205FF" w:rsidRDefault="00D24B81" w:rsidP="00B76DDE">
      <w:pPr>
        <w:pStyle w:val="B1"/>
        <w:tabs>
          <w:tab w:val="left" w:pos="2127"/>
        </w:tabs>
        <w:ind w:left="644" w:hanging="360"/>
        <w:rPr>
          <w:ins w:id="89" w:author="作者"/>
        </w:rPr>
      </w:pPr>
      <w:r w:rsidRPr="00AA6C40">
        <w:t>-</w:t>
      </w:r>
      <w:r w:rsidRPr="00AA6C40">
        <w:tab/>
      </w:r>
      <w:r w:rsidR="001205FF" w:rsidRPr="00AA6C40">
        <w:t xml:space="preserve">The </w:t>
      </w:r>
      <w:r w:rsidR="007966F5" w:rsidRPr="00AA6C40">
        <w:t>Near-RT RIC</w:t>
      </w:r>
      <w:r w:rsidR="001205FF" w:rsidRPr="00AA6C40">
        <w:t xml:space="preserve"> shall obtain from the </w:t>
      </w:r>
      <w:r w:rsidR="00A67904" w:rsidRPr="00AA6C40">
        <w:t>E2 Node</w:t>
      </w:r>
      <w:r w:rsidR="00CE7EC8" w:rsidRPr="00AA6C40">
        <w:t>s</w:t>
      </w:r>
      <w:r w:rsidR="001205FF" w:rsidRPr="00AA6C40">
        <w:t xml:space="preserve"> a list of functions supporting R</w:t>
      </w:r>
      <w:r w:rsidR="00CE7EC8" w:rsidRPr="00AA6C40">
        <w:t>IC</w:t>
      </w:r>
      <w:r w:rsidR="001205FF" w:rsidRPr="00AA6C40">
        <w:t xml:space="preserve"> Services and the corresponding E2 Service Model</w:t>
      </w:r>
      <w:r w:rsidR="004174FA" w:rsidRPr="00AA6C40">
        <w:t>.</w:t>
      </w:r>
    </w:p>
    <w:p w14:paraId="70C31655" w14:textId="17778719" w:rsidR="00327E0F" w:rsidRPr="00327E0F" w:rsidRDefault="00E409EE" w:rsidP="00327E0F">
      <w:pPr>
        <w:pStyle w:val="B1"/>
        <w:tabs>
          <w:tab w:val="left" w:pos="2127"/>
        </w:tabs>
        <w:ind w:left="644" w:hanging="360"/>
        <w:rPr>
          <w:rFonts w:ascii="宋体" w:eastAsia="宋体" w:hAnsi="宋体" w:cs="宋体" w:hint="eastAsia"/>
          <w:lang w:eastAsia="zh-CN"/>
          <w:rPrChange w:id="90" w:author="作者">
            <w:rPr/>
          </w:rPrChange>
        </w:rPr>
        <w:pPrChange w:id="91" w:author="作者">
          <w:pPr>
            <w:pStyle w:val="B1"/>
            <w:tabs>
              <w:tab w:val="left" w:pos="2127"/>
            </w:tabs>
            <w:ind w:left="644" w:hanging="360"/>
          </w:pPr>
        </w:pPrChange>
      </w:pPr>
      <w:ins w:id="92" w:author="作者">
        <w:r>
          <w:tab/>
        </w:r>
        <w:r w:rsidR="00A32DA4">
          <w:t>Near-RT RIC</w:t>
        </w:r>
        <w:r w:rsidR="00A32DA4">
          <w:rPr>
            <w:rFonts w:ascii="宋体" w:eastAsia="宋体" w:hAnsi="宋体" w:cs="宋体" w:hint="eastAsia"/>
            <w:lang w:eastAsia="zh-CN"/>
          </w:rPr>
          <w:t>应该从E2节点那里获取支持RIC服务的功能列表</w:t>
        </w:r>
        <w:r w:rsidR="00327E0F">
          <w:rPr>
            <w:rFonts w:ascii="宋体" w:eastAsia="宋体" w:hAnsi="宋体" w:cs="宋体" w:hint="eastAsia"/>
            <w:lang w:eastAsia="zh-CN"/>
          </w:rPr>
          <w:t>和相应E2服务模型。</w:t>
        </w:r>
      </w:ins>
    </w:p>
    <w:p w14:paraId="3E19D98D" w14:textId="31D471F6" w:rsidR="001205FF" w:rsidRDefault="00D24B81" w:rsidP="00B76DDE">
      <w:pPr>
        <w:pStyle w:val="B1"/>
        <w:ind w:left="644" w:hanging="360"/>
        <w:rPr>
          <w:ins w:id="93" w:author="作者"/>
        </w:rPr>
      </w:pPr>
      <w:r w:rsidRPr="00AA6C40">
        <w:t>-</w:t>
      </w:r>
      <w:r w:rsidRPr="00AA6C40">
        <w:tab/>
      </w:r>
      <w:r w:rsidR="001205FF" w:rsidRPr="00AA6C40">
        <w:t xml:space="preserve">The </w:t>
      </w:r>
      <w:r w:rsidR="007966F5" w:rsidRPr="00AA6C40">
        <w:t>Near-RT RIC</w:t>
      </w:r>
      <w:r w:rsidR="001205FF" w:rsidRPr="00AA6C40">
        <w:t xml:space="preserve"> shall host a set of applications, known as xApps. Individual xApp in </w:t>
      </w:r>
      <w:r w:rsidR="007966F5" w:rsidRPr="00AA6C40">
        <w:t>Near-RT RIC</w:t>
      </w:r>
      <w:r w:rsidR="001205FF" w:rsidRPr="00AA6C40">
        <w:t xml:space="preserve"> may address specific RAN Functions in a specific </w:t>
      </w:r>
      <w:r w:rsidR="00A67904" w:rsidRPr="00AA6C40">
        <w:t xml:space="preserve">E2 </w:t>
      </w:r>
      <w:r w:rsidR="00C222ED" w:rsidRPr="00AA6C40">
        <w:t>Node</w:t>
      </w:r>
      <w:r w:rsidR="00DA0712" w:rsidRPr="00AA6C40">
        <w:t>.</w:t>
      </w:r>
    </w:p>
    <w:p w14:paraId="3E24CA5A" w14:textId="3B644FE8" w:rsidR="00123C46" w:rsidRPr="00AA6C40" w:rsidRDefault="00123C46" w:rsidP="00B76DDE">
      <w:pPr>
        <w:pStyle w:val="B1"/>
        <w:ind w:left="644" w:hanging="360"/>
        <w:rPr>
          <w:rFonts w:hint="eastAsia"/>
        </w:rPr>
      </w:pPr>
      <w:ins w:id="94" w:author="作者">
        <w:r>
          <w:tab/>
        </w:r>
        <w:r>
          <w:rPr>
            <w:rFonts w:asciiTheme="minorEastAsia" w:eastAsiaTheme="minorEastAsia" w:hAnsiTheme="minorEastAsia" w:hint="eastAsia"/>
            <w:lang w:eastAsia="zh-CN"/>
          </w:rPr>
          <w:t>Near</w:t>
        </w:r>
        <w:r>
          <w:t>-RT RIC</w:t>
        </w:r>
        <w:r w:rsidR="00D538E6">
          <w:rPr>
            <w:rFonts w:ascii="宋体" w:eastAsia="宋体" w:hAnsi="宋体" w:cs="宋体" w:hint="eastAsia"/>
            <w:lang w:eastAsia="zh-CN"/>
          </w:rPr>
          <w:t>应该部署一系列应用，比如</w:t>
        </w:r>
        <w:proofErr w:type="spellStart"/>
        <w:r w:rsidR="00D538E6">
          <w:rPr>
            <w:rFonts w:ascii="宋体" w:eastAsia="宋体" w:hAnsi="宋体" w:cs="宋体" w:hint="eastAsia"/>
            <w:lang w:eastAsia="zh-CN"/>
          </w:rPr>
          <w:t>xApp</w:t>
        </w:r>
        <w:r w:rsidR="00D538E6">
          <w:rPr>
            <w:rFonts w:ascii="宋体" w:eastAsia="宋体" w:hAnsi="宋体" w:cs="宋体"/>
            <w:lang w:eastAsia="zh-CN"/>
          </w:rPr>
          <w:t>s</w:t>
        </w:r>
        <w:proofErr w:type="spellEnd"/>
        <w:r w:rsidR="00D844E2">
          <w:rPr>
            <w:rFonts w:ascii="宋体" w:eastAsia="宋体" w:hAnsi="宋体" w:cs="宋体" w:hint="eastAsia"/>
            <w:lang w:eastAsia="zh-CN"/>
          </w:rPr>
          <w:t>。在Near</w:t>
        </w:r>
        <w:r w:rsidR="00D844E2">
          <w:rPr>
            <w:rFonts w:ascii="宋体" w:eastAsia="宋体" w:hAnsi="宋体" w:cs="宋体"/>
            <w:lang w:eastAsia="zh-CN"/>
          </w:rPr>
          <w:t>-RT RIC</w:t>
        </w:r>
        <w:r w:rsidR="00A5728F">
          <w:rPr>
            <w:rFonts w:ascii="宋体" w:eastAsia="宋体" w:hAnsi="宋体" w:cs="宋体" w:hint="eastAsia"/>
            <w:lang w:eastAsia="zh-CN"/>
          </w:rPr>
          <w:t>上的</w:t>
        </w:r>
        <w:proofErr w:type="spellStart"/>
        <w:r w:rsidR="00A5728F">
          <w:rPr>
            <w:rFonts w:ascii="宋体" w:eastAsia="宋体" w:hAnsi="宋体" w:cs="宋体" w:hint="eastAsia"/>
            <w:lang w:eastAsia="zh-CN"/>
          </w:rPr>
          <w:t>xApp</w:t>
        </w:r>
        <w:proofErr w:type="spellEnd"/>
        <w:r w:rsidR="00D844E2">
          <w:rPr>
            <w:rFonts w:ascii="宋体" w:eastAsia="宋体" w:hAnsi="宋体" w:cs="宋体" w:hint="eastAsia"/>
            <w:lang w:eastAsia="zh-CN"/>
          </w:rPr>
          <w:t>应该处理在E2</w:t>
        </w:r>
        <w:r w:rsidR="004377C7">
          <w:rPr>
            <w:rFonts w:ascii="宋体" w:eastAsia="宋体" w:hAnsi="宋体" w:cs="宋体" w:hint="eastAsia"/>
            <w:lang w:eastAsia="zh-CN"/>
          </w:rPr>
          <w:t>节点上的特定的RAN功能。</w:t>
        </w:r>
      </w:ins>
    </w:p>
    <w:p w14:paraId="54A0F6E9" w14:textId="4E8462A0" w:rsidR="00D22ACC" w:rsidRDefault="00D24B81" w:rsidP="00B76DDE">
      <w:pPr>
        <w:pStyle w:val="B1"/>
        <w:ind w:left="644" w:hanging="360"/>
        <w:rPr>
          <w:ins w:id="95" w:author="作者"/>
        </w:rPr>
      </w:pPr>
      <w:r w:rsidRPr="00AA6C40">
        <w:t>-</w:t>
      </w:r>
      <w:r w:rsidRPr="00AA6C40">
        <w:tab/>
      </w:r>
      <w:r w:rsidR="001205FF" w:rsidRPr="00AA6C40">
        <w:t xml:space="preserve">The </w:t>
      </w:r>
      <w:r w:rsidR="007966F5" w:rsidRPr="00AA6C40">
        <w:t>Near-RT RIC</w:t>
      </w:r>
      <w:r w:rsidR="001205FF" w:rsidRPr="00AA6C40">
        <w:t xml:space="preserve"> shall, as per any other network element, provide an O1 interface towards the Service Management &amp; Orchestration layer for element management and configuration</w:t>
      </w:r>
    </w:p>
    <w:p w14:paraId="47C871C9" w14:textId="50A7D9EF" w:rsidR="00A5728F" w:rsidRPr="00AA6C40" w:rsidRDefault="00A5728F" w:rsidP="00B76DDE">
      <w:pPr>
        <w:pStyle w:val="B1"/>
        <w:ind w:left="644" w:hanging="360"/>
      </w:pPr>
      <w:ins w:id="96" w:author="作者">
        <w:r>
          <w:tab/>
        </w:r>
        <w:r w:rsidR="000F7ACB">
          <w:rPr>
            <w:rFonts w:asciiTheme="minorEastAsia" w:eastAsiaTheme="minorEastAsia" w:hAnsiTheme="minorEastAsia" w:hint="eastAsia"/>
            <w:lang w:eastAsia="zh-CN"/>
          </w:rPr>
          <w:t>像其他网络元素一样，</w:t>
        </w:r>
        <w:r>
          <w:rPr>
            <w:rFonts w:asciiTheme="minorEastAsia" w:eastAsiaTheme="minorEastAsia" w:hAnsiTheme="minorEastAsia" w:hint="eastAsia"/>
            <w:lang w:eastAsia="zh-CN"/>
          </w:rPr>
          <w:t>N</w:t>
        </w:r>
        <w:r>
          <w:rPr>
            <w:rFonts w:asciiTheme="minorEastAsia" w:eastAsiaTheme="minorEastAsia" w:hAnsiTheme="minorEastAsia"/>
            <w:lang w:eastAsia="zh-CN"/>
          </w:rPr>
          <w:t>ear-RT RIC</w:t>
        </w:r>
        <w:r>
          <w:rPr>
            <w:rFonts w:asciiTheme="minorEastAsia" w:eastAsiaTheme="minorEastAsia" w:hAnsiTheme="minorEastAsia" w:hint="eastAsia"/>
            <w:lang w:eastAsia="zh-CN"/>
          </w:rPr>
          <w:t>应该</w:t>
        </w:r>
        <w:r w:rsidR="00B0160D">
          <w:rPr>
            <w:rFonts w:asciiTheme="minorEastAsia" w:eastAsiaTheme="minorEastAsia" w:hAnsiTheme="minorEastAsia" w:hint="eastAsia"/>
            <w:lang w:eastAsia="zh-CN"/>
          </w:rPr>
          <w:t>面向服务管理和编排层提供一个O1接口</w:t>
        </w:r>
        <w:r w:rsidR="00F314EA">
          <w:rPr>
            <w:rFonts w:asciiTheme="minorEastAsia" w:eastAsiaTheme="minorEastAsia" w:hAnsiTheme="minorEastAsia" w:hint="eastAsia"/>
            <w:lang w:eastAsia="zh-CN"/>
          </w:rPr>
          <w:t>以提供元素管理和配置。</w:t>
        </w:r>
      </w:ins>
    </w:p>
    <w:p w14:paraId="468701B1" w14:textId="11D4C841" w:rsidR="00D22ACC" w:rsidRDefault="00D24B81" w:rsidP="00B76DDE">
      <w:pPr>
        <w:pStyle w:val="Style1"/>
        <w:numPr>
          <w:ilvl w:val="0"/>
          <w:numId w:val="0"/>
        </w:numPr>
        <w:ind w:left="644" w:hanging="360"/>
        <w:rPr>
          <w:ins w:id="97" w:author="作者"/>
          <w:color w:val="auto"/>
        </w:rPr>
      </w:pPr>
      <w:r w:rsidRPr="00AA6C40">
        <w:rPr>
          <w:color w:val="auto"/>
        </w:rPr>
        <w:t>-</w:t>
      </w:r>
      <w:r w:rsidRPr="00AA6C40">
        <w:rPr>
          <w:color w:val="auto"/>
        </w:rPr>
        <w:tab/>
      </w:r>
      <w:r w:rsidR="001205FF" w:rsidRPr="00AA6C40">
        <w:rPr>
          <w:color w:val="auto"/>
        </w:rPr>
        <w:t xml:space="preserve">The </w:t>
      </w:r>
      <w:r w:rsidR="007966F5" w:rsidRPr="00AA6C40">
        <w:rPr>
          <w:color w:val="auto"/>
        </w:rPr>
        <w:t>Near-RT RIC</w:t>
      </w:r>
      <w:r w:rsidR="001205FF" w:rsidRPr="00AA6C40">
        <w:rPr>
          <w:color w:val="auto"/>
        </w:rPr>
        <w:t xml:space="preserve"> shall provide an A1 interface [</w:t>
      </w:r>
      <w:r w:rsidR="009458E3" w:rsidRPr="00AA6C40">
        <w:rPr>
          <w:color w:val="auto"/>
        </w:rPr>
        <w:t>3</w:t>
      </w:r>
      <w:r w:rsidR="001205FF" w:rsidRPr="00AA6C40">
        <w:rPr>
          <w:color w:val="auto"/>
        </w:rPr>
        <w:t xml:space="preserve">] towards the </w:t>
      </w:r>
      <w:r w:rsidR="0025632B">
        <w:rPr>
          <w:color w:val="auto"/>
        </w:rPr>
        <w:t>Non-RT RIC</w:t>
      </w:r>
      <w:r w:rsidR="001205FF" w:rsidRPr="00AA6C40">
        <w:rPr>
          <w:color w:val="auto"/>
        </w:rPr>
        <w:t xml:space="preserve">.  The A1 interface is used to provide </w:t>
      </w:r>
      <w:r w:rsidR="00DE1D19" w:rsidRPr="00AA6C40">
        <w:rPr>
          <w:color w:val="auto"/>
        </w:rPr>
        <w:t>Policies</w:t>
      </w:r>
      <w:r w:rsidR="001205FF" w:rsidRPr="00AA6C40">
        <w:rPr>
          <w:color w:val="auto"/>
        </w:rPr>
        <w:t xml:space="preserve"> to the </w:t>
      </w:r>
      <w:r w:rsidR="007966F5" w:rsidRPr="00AA6C40">
        <w:rPr>
          <w:color w:val="auto"/>
        </w:rPr>
        <w:t>Near-RT RIC</w:t>
      </w:r>
      <w:r w:rsidR="001205FF" w:rsidRPr="00AA6C40">
        <w:rPr>
          <w:color w:val="auto"/>
        </w:rPr>
        <w:t xml:space="preserve"> which may be used to modify </w:t>
      </w:r>
      <w:r w:rsidR="007966F5" w:rsidRPr="00AA6C40">
        <w:rPr>
          <w:color w:val="auto"/>
        </w:rPr>
        <w:t>Near-RT RIC</w:t>
      </w:r>
      <w:r w:rsidR="001205FF" w:rsidRPr="00AA6C40">
        <w:rPr>
          <w:color w:val="auto"/>
        </w:rPr>
        <w:t xml:space="preserve"> and </w:t>
      </w:r>
      <w:r w:rsidR="007966F5" w:rsidRPr="00AA6C40">
        <w:rPr>
          <w:color w:val="auto"/>
        </w:rPr>
        <w:t>Near-RT RIC</w:t>
      </w:r>
      <w:r w:rsidR="001205FF" w:rsidRPr="00AA6C40">
        <w:rPr>
          <w:color w:val="auto"/>
        </w:rPr>
        <w:t xml:space="preserve"> hosted xApp </w:t>
      </w:r>
      <w:r w:rsidR="003F3574" w:rsidRPr="00AA6C40">
        <w:rPr>
          <w:color w:val="auto"/>
        </w:rPr>
        <w:t>behavior</w:t>
      </w:r>
      <w:r w:rsidR="001205FF" w:rsidRPr="00AA6C40">
        <w:rPr>
          <w:color w:val="auto"/>
        </w:rPr>
        <w:t xml:space="preserve"> and hence modify </w:t>
      </w:r>
      <w:r w:rsidR="00A67904" w:rsidRPr="00AA6C40">
        <w:rPr>
          <w:color w:val="auto"/>
        </w:rPr>
        <w:t>E2 Node</w:t>
      </w:r>
      <w:r w:rsidR="007526FD" w:rsidRPr="00AA6C40">
        <w:rPr>
          <w:color w:val="auto"/>
        </w:rPr>
        <w:t xml:space="preserve"> </w:t>
      </w:r>
      <w:r w:rsidR="003F3574" w:rsidRPr="00AA6C40">
        <w:rPr>
          <w:color w:val="auto"/>
        </w:rPr>
        <w:t>behavior</w:t>
      </w:r>
      <w:r w:rsidR="001205FF" w:rsidRPr="00AA6C40">
        <w:rPr>
          <w:color w:val="auto"/>
        </w:rPr>
        <w:t>.</w:t>
      </w:r>
    </w:p>
    <w:p w14:paraId="2B132BAC" w14:textId="65CDE2A0" w:rsidR="00ED5DA5" w:rsidRPr="00AA6C40" w:rsidRDefault="00ED5DA5" w:rsidP="00B76DDE">
      <w:pPr>
        <w:pStyle w:val="Style1"/>
        <w:numPr>
          <w:ilvl w:val="0"/>
          <w:numId w:val="0"/>
        </w:numPr>
        <w:ind w:left="644" w:hanging="360"/>
        <w:rPr>
          <w:color w:val="auto"/>
        </w:rPr>
      </w:pPr>
      <w:ins w:id="98" w:author="作者">
        <w:r>
          <w:rPr>
            <w:color w:val="auto"/>
          </w:rPr>
          <w:tab/>
        </w:r>
        <w:r w:rsidR="000F7ACB">
          <w:rPr>
            <w:rFonts w:asciiTheme="minorEastAsia" w:eastAsiaTheme="minorEastAsia" w:hAnsiTheme="minorEastAsia" w:hint="eastAsia"/>
            <w:color w:val="auto"/>
            <w:lang w:eastAsia="zh-CN"/>
          </w:rPr>
          <w:t>Ne</w:t>
        </w:r>
        <w:r w:rsidR="000F7ACB">
          <w:rPr>
            <w:color w:val="auto"/>
          </w:rPr>
          <w:t>ar-RT</w:t>
        </w:r>
        <w:r w:rsidR="00524204">
          <w:rPr>
            <w:color w:val="auto"/>
          </w:rPr>
          <w:t xml:space="preserve"> </w:t>
        </w:r>
        <w:r w:rsidR="00524204">
          <w:rPr>
            <w:rFonts w:asciiTheme="minorEastAsia" w:eastAsiaTheme="minorEastAsia" w:hAnsiTheme="minorEastAsia" w:hint="eastAsia"/>
            <w:color w:val="auto"/>
            <w:lang w:eastAsia="zh-CN"/>
          </w:rPr>
          <w:t>RIC</w:t>
        </w:r>
        <w:r w:rsidR="00524204">
          <w:rPr>
            <w:rFonts w:ascii="宋体" w:eastAsia="宋体" w:hAnsi="宋体" w:cs="宋体" w:hint="eastAsia"/>
            <w:color w:val="auto"/>
            <w:lang w:eastAsia="zh-CN"/>
          </w:rPr>
          <w:t>应该提供A1接口给Non</w:t>
        </w:r>
        <w:r w:rsidR="00524204">
          <w:rPr>
            <w:rFonts w:ascii="宋体" w:eastAsia="宋体" w:hAnsi="宋体" w:cs="宋体"/>
            <w:color w:val="auto"/>
          </w:rPr>
          <w:t>-RT RIC</w:t>
        </w:r>
        <w:r w:rsidR="00314B02">
          <w:rPr>
            <w:rFonts w:ascii="宋体" w:eastAsia="宋体" w:hAnsi="宋体" w:cs="宋体" w:hint="eastAsia"/>
            <w:color w:val="auto"/>
            <w:lang w:eastAsia="zh-CN"/>
          </w:rPr>
          <w:t>。A1接口</w:t>
        </w:r>
        <w:r w:rsidR="00802F24">
          <w:rPr>
            <w:rFonts w:ascii="宋体" w:eastAsia="宋体" w:hAnsi="宋体" w:cs="宋体" w:hint="eastAsia"/>
            <w:color w:val="auto"/>
            <w:lang w:eastAsia="zh-CN"/>
          </w:rPr>
          <w:t>被用来提供策略给Near-RT</w:t>
        </w:r>
        <w:r w:rsidR="00802F24">
          <w:rPr>
            <w:rFonts w:ascii="宋体" w:eastAsia="宋体" w:hAnsi="宋体" w:cs="宋体"/>
            <w:color w:val="auto"/>
          </w:rPr>
          <w:t xml:space="preserve"> RIC</w:t>
        </w:r>
        <w:r w:rsidR="00CF4E82">
          <w:rPr>
            <w:rFonts w:ascii="宋体" w:eastAsia="宋体" w:hAnsi="宋体" w:cs="宋体"/>
            <w:color w:val="auto"/>
          </w:rPr>
          <w:t>,</w:t>
        </w:r>
        <w:r w:rsidR="00780A38">
          <w:rPr>
            <w:rFonts w:ascii="宋体" w:eastAsia="宋体" w:hAnsi="宋体" w:cs="宋体" w:hint="eastAsia"/>
            <w:color w:val="auto"/>
            <w:lang w:eastAsia="zh-CN"/>
          </w:rPr>
          <w:t>该策略是用来修改</w:t>
        </w:r>
        <w:r w:rsidR="00735643">
          <w:rPr>
            <w:rFonts w:ascii="宋体" w:eastAsia="宋体" w:hAnsi="宋体" w:cs="宋体" w:hint="eastAsia"/>
            <w:color w:val="auto"/>
            <w:lang w:eastAsia="zh-CN"/>
          </w:rPr>
          <w:t>Near</w:t>
        </w:r>
        <w:r w:rsidR="00735643">
          <w:rPr>
            <w:rFonts w:ascii="宋体" w:eastAsia="宋体" w:hAnsi="宋体" w:cs="宋体"/>
            <w:color w:val="auto"/>
          </w:rPr>
          <w:t>-RT RIC</w:t>
        </w:r>
        <w:r w:rsidR="00735643">
          <w:rPr>
            <w:rFonts w:ascii="宋体" w:eastAsia="宋体" w:hAnsi="宋体" w:cs="宋体" w:hint="eastAsia"/>
            <w:color w:val="auto"/>
            <w:lang w:eastAsia="zh-CN"/>
          </w:rPr>
          <w:t>和Near</w:t>
        </w:r>
        <w:r w:rsidR="00735643">
          <w:rPr>
            <w:rFonts w:ascii="宋体" w:eastAsia="宋体" w:hAnsi="宋体" w:cs="宋体"/>
            <w:color w:val="auto"/>
          </w:rPr>
          <w:t>-RT</w:t>
        </w:r>
        <w:r w:rsidR="00735643">
          <w:rPr>
            <w:rFonts w:ascii="宋体" w:eastAsia="宋体" w:hAnsi="宋体" w:cs="宋体" w:hint="eastAsia"/>
            <w:color w:val="auto"/>
            <w:lang w:eastAsia="zh-CN"/>
          </w:rPr>
          <w:t>部署的</w:t>
        </w:r>
        <w:proofErr w:type="spellStart"/>
        <w:r w:rsidR="00735643">
          <w:rPr>
            <w:rFonts w:ascii="宋体" w:eastAsia="宋体" w:hAnsi="宋体" w:cs="宋体" w:hint="eastAsia"/>
            <w:color w:val="auto"/>
            <w:lang w:eastAsia="zh-CN"/>
          </w:rPr>
          <w:t>xApp</w:t>
        </w:r>
        <w:proofErr w:type="spellEnd"/>
        <w:r w:rsidR="00735643">
          <w:rPr>
            <w:rFonts w:ascii="宋体" w:eastAsia="宋体" w:hAnsi="宋体" w:cs="宋体" w:hint="eastAsia"/>
            <w:color w:val="auto"/>
            <w:lang w:eastAsia="zh-CN"/>
          </w:rPr>
          <w:t>的行为并且由此改变E2节点的行为。</w:t>
        </w:r>
      </w:ins>
    </w:p>
    <w:p w14:paraId="1C752474" w14:textId="15B28739" w:rsidR="00170534" w:rsidRDefault="00D24B81" w:rsidP="00D95B96">
      <w:pPr>
        <w:pStyle w:val="Style1"/>
        <w:numPr>
          <w:ilvl w:val="0"/>
          <w:numId w:val="0"/>
        </w:numPr>
        <w:ind w:left="644" w:hanging="360"/>
        <w:rPr>
          <w:ins w:id="99" w:author="作者"/>
          <w:color w:val="auto"/>
        </w:rPr>
      </w:pPr>
      <w:r w:rsidRPr="00AA6C40">
        <w:t>-</w:t>
      </w:r>
      <w:r w:rsidRPr="00AA6C40">
        <w:tab/>
      </w:r>
      <w:r w:rsidR="009529B8" w:rsidRPr="00AA6C40">
        <w:rPr>
          <w:color w:val="auto"/>
        </w:rPr>
        <w:t>The E2 node shall be able to function independently of the Near-RT RIC when and if the E2 interface and/or Near-RT RIC fails.</w:t>
      </w:r>
      <w:r w:rsidR="009529B8" w:rsidRPr="00AA6C40" w:rsidDel="009529B8">
        <w:rPr>
          <w:color w:val="auto"/>
        </w:rPr>
        <w:t xml:space="preserve"> </w:t>
      </w:r>
    </w:p>
    <w:p w14:paraId="7CFA492E" w14:textId="24B11329" w:rsidR="00735643" w:rsidRPr="00AA6C40" w:rsidRDefault="00735643" w:rsidP="00D95B96">
      <w:pPr>
        <w:pStyle w:val="Style1"/>
        <w:numPr>
          <w:ilvl w:val="0"/>
          <w:numId w:val="0"/>
        </w:numPr>
        <w:ind w:left="644" w:hanging="360"/>
        <w:rPr>
          <w:rFonts w:hint="eastAsia"/>
          <w:color w:val="auto"/>
        </w:rPr>
      </w:pPr>
      <w:ins w:id="100" w:author="作者">
        <w:r>
          <w:tab/>
        </w:r>
        <w:r>
          <w:rPr>
            <w:rFonts w:asciiTheme="minorEastAsia" w:eastAsiaTheme="minorEastAsia" w:hAnsiTheme="minorEastAsia" w:hint="eastAsia"/>
            <w:lang w:eastAsia="zh-CN"/>
          </w:rPr>
          <w:t>E2</w:t>
        </w:r>
        <w:r>
          <w:rPr>
            <w:rFonts w:ascii="宋体" w:eastAsia="宋体" w:hAnsi="宋体" w:cs="宋体" w:hint="eastAsia"/>
            <w:lang w:eastAsia="zh-CN"/>
          </w:rPr>
          <w:t>节点</w:t>
        </w:r>
        <w:r w:rsidR="006E011E">
          <w:rPr>
            <w:rFonts w:ascii="宋体" w:eastAsia="宋体" w:hAnsi="宋体" w:cs="宋体" w:hint="eastAsia"/>
            <w:lang w:eastAsia="zh-CN"/>
          </w:rPr>
          <w:t>应该</w:t>
        </w:r>
        <w:r w:rsidR="00784F19">
          <w:rPr>
            <w:rFonts w:ascii="宋体" w:eastAsia="宋体" w:hAnsi="宋体" w:cs="宋体" w:hint="eastAsia"/>
            <w:lang w:eastAsia="zh-CN"/>
          </w:rPr>
          <w:t>能够在Near-RT</w:t>
        </w:r>
        <w:r w:rsidR="00784F19">
          <w:rPr>
            <w:rFonts w:ascii="宋体" w:eastAsia="宋体" w:hAnsi="宋体" w:cs="宋体"/>
            <w:lang w:eastAsia="zh-CN"/>
          </w:rPr>
          <w:t xml:space="preserve"> </w:t>
        </w:r>
        <w:r w:rsidR="00784F19">
          <w:rPr>
            <w:rFonts w:ascii="宋体" w:eastAsia="宋体" w:hAnsi="宋体" w:cs="宋体" w:hint="eastAsia"/>
            <w:lang w:eastAsia="zh-CN"/>
          </w:rPr>
          <w:t>RIC平台上功能独立</w:t>
        </w:r>
        <w:r w:rsidR="00833553">
          <w:rPr>
            <w:rFonts w:ascii="宋体" w:eastAsia="宋体" w:hAnsi="宋体" w:cs="宋体" w:hint="eastAsia"/>
            <w:lang w:eastAsia="zh-CN"/>
          </w:rPr>
          <w:t>如果当E2接口和/或者Near-RT</w:t>
        </w:r>
        <w:r w:rsidR="00833553">
          <w:rPr>
            <w:rFonts w:ascii="宋体" w:eastAsia="宋体" w:hAnsi="宋体" w:cs="宋体"/>
            <w:lang w:eastAsia="zh-CN"/>
          </w:rPr>
          <w:t xml:space="preserve"> </w:t>
        </w:r>
        <w:r w:rsidR="00833553">
          <w:rPr>
            <w:rFonts w:ascii="宋体" w:eastAsia="宋体" w:hAnsi="宋体" w:cs="宋体" w:hint="eastAsia"/>
            <w:lang w:eastAsia="zh-CN"/>
          </w:rPr>
          <w:t>RIC挂机</w:t>
        </w:r>
      </w:ins>
    </w:p>
    <w:p w14:paraId="07916123" w14:textId="039F1850" w:rsidR="00D95B96" w:rsidRDefault="00D95B96" w:rsidP="00D95B96">
      <w:pPr>
        <w:pStyle w:val="Style1"/>
        <w:numPr>
          <w:ilvl w:val="0"/>
          <w:numId w:val="0"/>
        </w:numPr>
        <w:ind w:left="644" w:hanging="360"/>
        <w:rPr>
          <w:ins w:id="101" w:author="作者"/>
          <w:color w:val="auto"/>
        </w:rPr>
      </w:pPr>
      <w:r w:rsidRPr="00AA6C40">
        <w:t>-</w:t>
      </w:r>
      <w:r w:rsidRPr="00AA6C40">
        <w:rPr>
          <w:color w:val="auto"/>
        </w:rPr>
        <w:t xml:space="preserve"> </w:t>
      </w:r>
      <w:r w:rsidRPr="00AA6C40">
        <w:rPr>
          <w:color w:val="auto"/>
        </w:rPr>
        <w:tab/>
        <w:t>The Near-RT RIC shall support latency requirements for near-real-time optimization, i.e. from 10 milliseconds up to 1 second [</w:t>
      </w:r>
      <w:r w:rsidR="009458E3" w:rsidRPr="00AA6C40">
        <w:rPr>
          <w:color w:val="auto"/>
        </w:rPr>
        <w:t>8</w:t>
      </w:r>
      <w:r w:rsidRPr="00AA6C40">
        <w:rPr>
          <w:color w:val="auto"/>
        </w:rPr>
        <w:t>].</w:t>
      </w:r>
    </w:p>
    <w:p w14:paraId="753085A8" w14:textId="387370A0" w:rsidR="002870CF" w:rsidRPr="002870CF" w:rsidRDefault="00833553" w:rsidP="002870CF">
      <w:pPr>
        <w:pStyle w:val="Style1"/>
        <w:numPr>
          <w:ilvl w:val="0"/>
          <w:numId w:val="0"/>
        </w:numPr>
        <w:ind w:left="644" w:hanging="360"/>
        <w:rPr>
          <w:rFonts w:ascii="宋体" w:eastAsia="宋体" w:hAnsi="宋体" w:cs="宋体" w:hint="eastAsia"/>
          <w:lang w:eastAsia="zh-CN"/>
          <w:rPrChange w:id="102" w:author="作者">
            <w:rPr>
              <w:color w:val="auto"/>
            </w:rPr>
          </w:rPrChange>
        </w:rPr>
        <w:pPrChange w:id="103" w:author="作者">
          <w:pPr>
            <w:pStyle w:val="Style1"/>
            <w:numPr>
              <w:numId w:val="0"/>
            </w:numPr>
          </w:pPr>
        </w:pPrChange>
      </w:pPr>
      <w:ins w:id="104" w:author="作者">
        <w:r>
          <w:tab/>
        </w:r>
        <w:r w:rsidR="00D5177A">
          <w:rPr>
            <w:rFonts w:asciiTheme="minorEastAsia" w:eastAsiaTheme="minorEastAsia" w:hAnsiTheme="minorEastAsia" w:hint="eastAsia"/>
            <w:lang w:eastAsia="zh-CN"/>
          </w:rPr>
          <w:t>Near-RT</w:t>
        </w:r>
        <w:r w:rsidR="00D5177A">
          <w:t xml:space="preserve"> RIC</w:t>
        </w:r>
        <w:r w:rsidR="00D5177A">
          <w:rPr>
            <w:rFonts w:ascii="宋体" w:eastAsia="宋体" w:hAnsi="宋体" w:cs="宋体" w:hint="eastAsia"/>
            <w:lang w:eastAsia="zh-CN"/>
          </w:rPr>
          <w:t>应该</w:t>
        </w:r>
        <w:r w:rsidR="002870CF">
          <w:rPr>
            <w:rFonts w:ascii="宋体" w:eastAsia="宋体" w:hAnsi="宋体" w:cs="宋体" w:hint="eastAsia"/>
            <w:lang w:eastAsia="zh-CN"/>
          </w:rPr>
          <w:t>对近实时的优化</w:t>
        </w:r>
        <w:r w:rsidR="00D5177A">
          <w:rPr>
            <w:rFonts w:ascii="宋体" w:eastAsia="宋体" w:hAnsi="宋体" w:cs="宋体" w:hint="eastAsia"/>
            <w:lang w:eastAsia="zh-CN"/>
          </w:rPr>
          <w:t>支持延时要求</w:t>
        </w:r>
        <w:r w:rsidR="002870CF">
          <w:rPr>
            <w:rFonts w:ascii="宋体" w:eastAsia="宋体" w:hAnsi="宋体" w:cs="宋体" w:hint="eastAsia"/>
            <w:lang w:eastAsia="zh-CN"/>
          </w:rPr>
          <w:t>，比如10ms到1s</w:t>
        </w:r>
      </w:ins>
    </w:p>
    <w:p w14:paraId="0DA79AEC" w14:textId="77777777" w:rsidR="00170534" w:rsidRPr="00AA6C40" w:rsidRDefault="00170534" w:rsidP="00B76DDE">
      <w:pPr>
        <w:pStyle w:val="Style1"/>
        <w:numPr>
          <w:ilvl w:val="0"/>
          <w:numId w:val="0"/>
        </w:numPr>
        <w:ind w:left="644" w:hanging="360"/>
      </w:pPr>
    </w:p>
    <w:p w14:paraId="536AED6C" w14:textId="0A147E09" w:rsidR="00705FB4" w:rsidRPr="00AA6C40" w:rsidRDefault="00D24B81" w:rsidP="00AF43A0">
      <w:pPr>
        <w:pStyle w:val="2"/>
        <w:numPr>
          <w:ilvl w:val="0"/>
          <w:numId w:val="0"/>
        </w:numPr>
        <w:ind w:left="576" w:hanging="576"/>
        <w:rPr>
          <w:lang w:val="en-US"/>
        </w:rPr>
      </w:pPr>
      <w:bookmarkStart w:id="105" w:name="_Toc11230101"/>
      <w:bookmarkStart w:id="106" w:name="_Toc11230188"/>
      <w:bookmarkStart w:id="107" w:name="_Toc11230248"/>
      <w:bookmarkStart w:id="108" w:name="_Toc11230290"/>
      <w:bookmarkStart w:id="109" w:name="_Toc11230333"/>
      <w:bookmarkStart w:id="110" w:name="_Toc11230102"/>
      <w:bookmarkStart w:id="111" w:name="_Toc11230189"/>
      <w:bookmarkStart w:id="112" w:name="_Toc11230249"/>
      <w:bookmarkStart w:id="113" w:name="_Toc11230291"/>
      <w:bookmarkStart w:id="114" w:name="_Toc11230334"/>
      <w:bookmarkStart w:id="115" w:name="_Toc11230103"/>
      <w:bookmarkStart w:id="116" w:name="_Toc11230190"/>
      <w:bookmarkStart w:id="117" w:name="_Toc11230250"/>
      <w:bookmarkStart w:id="118" w:name="_Toc11230292"/>
      <w:bookmarkStart w:id="119" w:name="_Toc11230335"/>
      <w:bookmarkStart w:id="120" w:name="_Toc11230104"/>
      <w:bookmarkStart w:id="121" w:name="_Toc11230191"/>
      <w:bookmarkStart w:id="122" w:name="_Toc11230251"/>
      <w:bookmarkStart w:id="123" w:name="_Toc11230293"/>
      <w:bookmarkStart w:id="124" w:name="_Toc11230336"/>
      <w:bookmarkStart w:id="125" w:name="_Toc11230105"/>
      <w:bookmarkStart w:id="126" w:name="_Toc11230192"/>
      <w:bookmarkStart w:id="127" w:name="_Toc11230252"/>
      <w:bookmarkStart w:id="128" w:name="_Toc11230294"/>
      <w:bookmarkStart w:id="129" w:name="_Toc11230337"/>
      <w:bookmarkStart w:id="130" w:name="_Toc11230106"/>
      <w:bookmarkStart w:id="131" w:name="_Toc11230193"/>
      <w:bookmarkStart w:id="132" w:name="_Toc11230253"/>
      <w:bookmarkStart w:id="133" w:name="_Toc11230295"/>
      <w:bookmarkStart w:id="134" w:name="_Toc11230338"/>
      <w:bookmarkStart w:id="135" w:name="_Toc11230107"/>
      <w:bookmarkStart w:id="136" w:name="_Toc11230194"/>
      <w:bookmarkStart w:id="137" w:name="_Toc11230254"/>
      <w:bookmarkStart w:id="138" w:name="_Toc11230296"/>
      <w:bookmarkStart w:id="139" w:name="_Toc11230339"/>
      <w:bookmarkStart w:id="140" w:name="_Toc11230108"/>
      <w:bookmarkStart w:id="141" w:name="_Toc11230195"/>
      <w:bookmarkStart w:id="142" w:name="_Toc11230255"/>
      <w:bookmarkStart w:id="143" w:name="_Toc11230297"/>
      <w:bookmarkStart w:id="144" w:name="_Toc11230340"/>
      <w:bookmarkStart w:id="145" w:name="_Toc11230109"/>
      <w:bookmarkStart w:id="146" w:name="_Toc11230196"/>
      <w:bookmarkStart w:id="147" w:name="_Toc11230256"/>
      <w:bookmarkStart w:id="148" w:name="_Toc11230298"/>
      <w:bookmarkStart w:id="149" w:name="_Toc11230341"/>
      <w:bookmarkStart w:id="150" w:name="_Toc11230110"/>
      <w:bookmarkStart w:id="151" w:name="_Toc11230197"/>
      <w:bookmarkStart w:id="152" w:name="_Toc11230257"/>
      <w:bookmarkStart w:id="153" w:name="_Toc11230299"/>
      <w:bookmarkStart w:id="154" w:name="_Toc11230342"/>
      <w:bookmarkStart w:id="155" w:name="_Toc11230111"/>
      <w:bookmarkStart w:id="156" w:name="_Toc11230198"/>
      <w:bookmarkStart w:id="157" w:name="_Toc11230258"/>
      <w:bookmarkStart w:id="158" w:name="_Toc11230300"/>
      <w:bookmarkStart w:id="159" w:name="_Toc11230343"/>
      <w:bookmarkStart w:id="160" w:name="_Toc11230112"/>
      <w:bookmarkStart w:id="161" w:name="_Toc11230199"/>
      <w:bookmarkStart w:id="162" w:name="_Toc11230259"/>
      <w:bookmarkStart w:id="163" w:name="_Toc11230301"/>
      <w:bookmarkStart w:id="164" w:name="_Toc11230344"/>
      <w:bookmarkStart w:id="165" w:name="_Toc7100567"/>
      <w:bookmarkStart w:id="166" w:name="_Toc45723247"/>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AA6C40">
        <w:rPr>
          <w:lang w:val="en-US"/>
        </w:rPr>
        <w:lastRenderedPageBreak/>
        <w:t>4.4</w:t>
      </w:r>
      <w:r w:rsidRPr="00AA6C40">
        <w:rPr>
          <w:lang w:val="en-US"/>
        </w:rPr>
        <w:tab/>
      </w:r>
      <w:r w:rsidR="007966F5" w:rsidRPr="00AA6C40">
        <w:rPr>
          <w:lang w:val="en-US"/>
        </w:rPr>
        <w:t>Near-RT RIC</w:t>
      </w:r>
      <w:r w:rsidR="00705FB4" w:rsidRPr="00AA6C40">
        <w:rPr>
          <w:lang w:val="en-US"/>
        </w:rPr>
        <w:t xml:space="preserve"> functional architecture</w:t>
      </w:r>
      <w:bookmarkEnd w:id="165"/>
      <w:bookmarkEnd w:id="166"/>
    </w:p>
    <w:p w14:paraId="60B93FF9" w14:textId="27AFD34E" w:rsidR="00F3246A" w:rsidRPr="00AA6C40" w:rsidRDefault="00AF43A0" w:rsidP="00E72832">
      <w:pPr>
        <w:pStyle w:val="3"/>
        <w:numPr>
          <w:ilvl w:val="0"/>
          <w:numId w:val="0"/>
        </w:numPr>
        <w:rPr>
          <w:lang w:val="en-US"/>
        </w:rPr>
      </w:pPr>
      <w:bookmarkStart w:id="167" w:name="_Toc45723248"/>
      <w:r w:rsidRPr="00AA6C40">
        <w:rPr>
          <w:lang w:val="en-US"/>
        </w:rPr>
        <w:t>4.4.</w:t>
      </w:r>
      <w:r w:rsidR="00601B81" w:rsidRPr="00AA6C40">
        <w:rPr>
          <w:lang w:val="en-US"/>
        </w:rPr>
        <w:t>1</w:t>
      </w:r>
      <w:r w:rsidRPr="00AA6C40">
        <w:rPr>
          <w:lang w:val="en-US"/>
        </w:rPr>
        <w:tab/>
        <w:t>General</w:t>
      </w:r>
      <w:bookmarkEnd w:id="167"/>
    </w:p>
    <w:p w14:paraId="4823351B" w14:textId="05888093" w:rsidR="00705FB4" w:rsidRPr="00AA6C40" w:rsidRDefault="00705FB4" w:rsidP="00705FB4">
      <w:r w:rsidRPr="00AA6C40">
        <w:t xml:space="preserve">The </w:t>
      </w:r>
      <w:r w:rsidR="007966F5" w:rsidRPr="00AA6C40">
        <w:t>Near-RT RIC</w:t>
      </w:r>
      <w:r w:rsidRPr="00AA6C40">
        <w:t xml:space="preserve"> supports the following functions:</w:t>
      </w:r>
    </w:p>
    <w:p w14:paraId="09B923BB" w14:textId="7CC2C451" w:rsidR="00705FB4" w:rsidRPr="00AA6C40" w:rsidRDefault="001D5CFA" w:rsidP="00181EF8">
      <w:pPr>
        <w:ind w:firstLine="284"/>
      </w:pPr>
      <w:r w:rsidRPr="00AA6C40">
        <w:t>-</w:t>
      </w:r>
      <w:r w:rsidRPr="00AA6C40">
        <w:tab/>
      </w:r>
      <w:r w:rsidR="00705FB4" w:rsidRPr="00AA6C40">
        <w:t>A1 interface termination</w:t>
      </w:r>
    </w:p>
    <w:p w14:paraId="1CEAB341" w14:textId="01E3C028" w:rsidR="001D5CFA" w:rsidRDefault="00705FB4" w:rsidP="00181EF8">
      <w:pPr>
        <w:pStyle w:val="B1"/>
        <w:ind w:firstLine="0"/>
        <w:rPr>
          <w:ins w:id="168" w:author="作者"/>
        </w:rPr>
      </w:pPr>
      <w:r w:rsidRPr="00AA6C40">
        <w:t>-</w:t>
      </w:r>
      <w:r w:rsidR="001D5CFA" w:rsidRPr="00AA6C40">
        <w:tab/>
      </w:r>
      <w:r w:rsidRPr="00AA6C40">
        <w:t xml:space="preserve">Terminates the A1 interface from </w:t>
      </w:r>
      <w:r w:rsidR="001D5CFA" w:rsidRPr="00AA6C40">
        <w:t xml:space="preserve">the </w:t>
      </w:r>
      <w:r w:rsidR="0025632B">
        <w:t>Non-RT RIC</w:t>
      </w:r>
      <w:r w:rsidRPr="00AA6C40">
        <w:t xml:space="preserve"> and forwards </w:t>
      </w:r>
      <w:r w:rsidR="001D5CFA" w:rsidRPr="00AA6C40">
        <w:t>A1 messages</w:t>
      </w:r>
      <w:r w:rsidR="007A0406" w:rsidRPr="00AA6C40">
        <w:t>.</w:t>
      </w:r>
    </w:p>
    <w:p w14:paraId="194F7FB9" w14:textId="57DCB46C" w:rsidR="00130195" w:rsidRPr="00AA6C40" w:rsidRDefault="009526DB" w:rsidP="00181EF8">
      <w:pPr>
        <w:pStyle w:val="B1"/>
        <w:ind w:firstLine="0"/>
      </w:pPr>
      <w:ins w:id="169" w:author="作者">
        <w:r>
          <w:rPr>
            <w:rFonts w:asciiTheme="minorEastAsia" w:eastAsiaTheme="minorEastAsia" w:hAnsiTheme="minorEastAsia" w:hint="eastAsia"/>
            <w:lang w:eastAsia="zh-CN"/>
          </w:rPr>
          <w:t>从</w:t>
        </w:r>
        <w:r w:rsidR="00983357">
          <w:rPr>
            <w:rFonts w:asciiTheme="minorEastAsia" w:eastAsiaTheme="minorEastAsia" w:hAnsiTheme="minorEastAsia" w:hint="eastAsia"/>
            <w:lang w:eastAsia="zh-CN"/>
          </w:rPr>
          <w:t>no</w:t>
        </w:r>
        <w:r w:rsidR="00983357">
          <w:t>n-RT RIC</w:t>
        </w:r>
        <w:r w:rsidR="00983357">
          <w:rPr>
            <w:rFonts w:ascii="宋体" w:eastAsia="宋体" w:hAnsi="宋体" w:cs="宋体" w:hint="eastAsia"/>
            <w:lang w:eastAsia="zh-CN"/>
          </w:rPr>
          <w:t>终止A1接口和转发A1消息</w:t>
        </w:r>
      </w:ins>
    </w:p>
    <w:p w14:paraId="70DC5179" w14:textId="66A0F0D5" w:rsidR="00705FB4" w:rsidRPr="00AA6C40" w:rsidRDefault="001D5CFA" w:rsidP="00181EF8">
      <w:pPr>
        <w:ind w:firstLine="284"/>
      </w:pPr>
      <w:r w:rsidRPr="00AA6C40">
        <w:t>-</w:t>
      </w:r>
      <w:r w:rsidRPr="00AA6C40">
        <w:tab/>
      </w:r>
      <w:r w:rsidR="00705FB4" w:rsidRPr="00AA6C40">
        <w:t>O1 interface termination</w:t>
      </w:r>
    </w:p>
    <w:p w14:paraId="4F2E74EF" w14:textId="22FFE520" w:rsidR="00705FB4" w:rsidRDefault="00705FB4" w:rsidP="00181EF8">
      <w:pPr>
        <w:pStyle w:val="B1"/>
        <w:ind w:firstLine="0"/>
        <w:rPr>
          <w:ins w:id="170" w:author="作者"/>
        </w:rPr>
      </w:pPr>
      <w:r w:rsidRPr="00AA6C40">
        <w:t>-</w:t>
      </w:r>
      <w:r w:rsidRPr="00AA6C40">
        <w:tab/>
        <w:t xml:space="preserve">Terminates the O1 interface from </w:t>
      </w:r>
      <w:r w:rsidR="001205FF" w:rsidRPr="00AA6C40">
        <w:t>Service Management &amp; Orchestration</w:t>
      </w:r>
      <w:r w:rsidRPr="00AA6C40">
        <w:t xml:space="preserve"> layer and forwards management messages to the </w:t>
      </w:r>
      <w:r w:rsidR="007966F5" w:rsidRPr="00AA6C40">
        <w:t>Near-RT RIC</w:t>
      </w:r>
      <w:r w:rsidRPr="00AA6C40">
        <w:t xml:space="preserve"> management function</w:t>
      </w:r>
      <w:r w:rsidR="005059D5" w:rsidRPr="00AA6C40">
        <w:t>;</w:t>
      </w:r>
    </w:p>
    <w:p w14:paraId="4E05BE09" w14:textId="77777777" w:rsidR="00983357" w:rsidRPr="00AA6C40" w:rsidRDefault="00983357" w:rsidP="00181EF8">
      <w:pPr>
        <w:pStyle w:val="B1"/>
        <w:ind w:firstLine="0"/>
      </w:pPr>
    </w:p>
    <w:p w14:paraId="39695334" w14:textId="4244934A" w:rsidR="00705FB4" w:rsidRPr="00AA6C40" w:rsidRDefault="001D5CFA" w:rsidP="00181EF8">
      <w:pPr>
        <w:ind w:left="284"/>
      </w:pPr>
      <w:r w:rsidRPr="00AA6C40">
        <w:t>-</w:t>
      </w:r>
      <w:r w:rsidRPr="00AA6C40">
        <w:tab/>
      </w:r>
      <w:r w:rsidR="00705FB4" w:rsidRPr="00AA6C40">
        <w:t>E2 interface termination</w:t>
      </w:r>
    </w:p>
    <w:p w14:paraId="18A9D253" w14:textId="2266214E" w:rsidR="00705FB4" w:rsidRDefault="00705FB4" w:rsidP="00181EF8">
      <w:pPr>
        <w:pStyle w:val="B1"/>
        <w:ind w:firstLine="0"/>
        <w:rPr>
          <w:ins w:id="171" w:author="作者"/>
        </w:rPr>
      </w:pPr>
      <w:r w:rsidRPr="00AA6C40">
        <w:t>-</w:t>
      </w:r>
      <w:r w:rsidRPr="00AA6C40">
        <w:tab/>
        <w:t>Terminates the E2 interface from a</w:t>
      </w:r>
      <w:r w:rsidR="001D5CFA" w:rsidRPr="00AA6C40">
        <w:t>n</w:t>
      </w:r>
      <w:r w:rsidRPr="00AA6C40">
        <w:t xml:space="preserve"> </w:t>
      </w:r>
      <w:r w:rsidR="00A67904" w:rsidRPr="00AA6C40">
        <w:t>E2 Node</w:t>
      </w:r>
      <w:r w:rsidR="005059D5" w:rsidRPr="00AA6C40">
        <w:t>;</w:t>
      </w:r>
    </w:p>
    <w:p w14:paraId="43187FFB" w14:textId="75321C3C" w:rsidR="00CA5489" w:rsidRPr="00AA6C40" w:rsidRDefault="00125849" w:rsidP="00181EF8">
      <w:pPr>
        <w:pStyle w:val="B1"/>
        <w:ind w:firstLine="0"/>
      </w:pPr>
      <w:ins w:id="172" w:author="作者">
        <w:r>
          <w:rPr>
            <w:rFonts w:asciiTheme="minorEastAsia" w:eastAsiaTheme="minorEastAsia" w:hAnsiTheme="minorEastAsia" w:hint="eastAsia"/>
            <w:lang w:eastAsia="zh-CN"/>
          </w:rPr>
          <w:t>连接E2Node节点的接口</w:t>
        </w:r>
      </w:ins>
    </w:p>
    <w:p w14:paraId="45F68B3A" w14:textId="7FFE2CF2" w:rsidR="00705FB4" w:rsidRDefault="00705FB4" w:rsidP="00181EF8">
      <w:pPr>
        <w:pStyle w:val="B1"/>
        <w:ind w:firstLine="0"/>
        <w:rPr>
          <w:ins w:id="173" w:author="作者"/>
        </w:rPr>
      </w:pPr>
      <w:r w:rsidRPr="00AA6C40">
        <w:t>-</w:t>
      </w:r>
      <w:r w:rsidRPr="00AA6C40">
        <w:tab/>
        <w:t xml:space="preserve">Routes xApp-related messages to the target </w:t>
      </w:r>
      <w:proofErr w:type="spellStart"/>
      <w:r w:rsidRPr="00AA6C40">
        <w:t>xApp</w:t>
      </w:r>
      <w:proofErr w:type="spellEnd"/>
      <w:r w:rsidR="005059D5" w:rsidRPr="00AA6C40">
        <w:t>;</w:t>
      </w:r>
    </w:p>
    <w:p w14:paraId="550F29C9" w14:textId="55311102" w:rsidR="00125849" w:rsidRPr="00AA6C40" w:rsidRDefault="00125849" w:rsidP="00181EF8">
      <w:pPr>
        <w:pStyle w:val="B1"/>
        <w:ind w:firstLine="0"/>
      </w:pPr>
      <w:ins w:id="174" w:author="作者">
        <w:r>
          <w:rPr>
            <w:rFonts w:asciiTheme="minorEastAsia" w:eastAsiaTheme="minorEastAsia" w:hAnsiTheme="minorEastAsia" w:hint="eastAsia"/>
            <w:lang w:eastAsia="zh-CN"/>
          </w:rPr>
          <w:t>路由</w:t>
        </w:r>
        <w:proofErr w:type="spellStart"/>
        <w:r>
          <w:rPr>
            <w:rFonts w:asciiTheme="minorEastAsia" w:eastAsiaTheme="minorEastAsia" w:hAnsiTheme="minorEastAsia" w:hint="eastAsia"/>
            <w:lang w:eastAsia="zh-CN"/>
          </w:rPr>
          <w:t>xApp</w:t>
        </w:r>
        <w:proofErr w:type="spellEnd"/>
        <w:r>
          <w:rPr>
            <w:rFonts w:asciiTheme="minorEastAsia" w:eastAsiaTheme="minorEastAsia" w:hAnsiTheme="minorEastAsia"/>
            <w:lang w:eastAsia="zh-CN"/>
          </w:rPr>
          <w:t>-related</w:t>
        </w:r>
        <w:r>
          <w:rPr>
            <w:rFonts w:asciiTheme="minorEastAsia" w:eastAsiaTheme="minorEastAsia" w:hAnsiTheme="minorEastAsia" w:hint="eastAsia"/>
            <w:lang w:eastAsia="zh-CN"/>
          </w:rPr>
          <w:t>信息给目标</w:t>
        </w:r>
        <w:proofErr w:type="spellStart"/>
        <w:r>
          <w:rPr>
            <w:rFonts w:asciiTheme="minorEastAsia" w:eastAsiaTheme="minorEastAsia" w:hAnsiTheme="minorEastAsia" w:hint="eastAsia"/>
            <w:lang w:eastAsia="zh-CN"/>
          </w:rPr>
          <w:t>xApp</w:t>
        </w:r>
      </w:ins>
      <w:proofErr w:type="spellEnd"/>
    </w:p>
    <w:p w14:paraId="1E47F814" w14:textId="06FA5D4E" w:rsidR="00705FB4" w:rsidRDefault="00705FB4" w:rsidP="00181EF8">
      <w:pPr>
        <w:pStyle w:val="B1"/>
        <w:ind w:firstLine="0"/>
        <w:rPr>
          <w:ins w:id="175" w:author="作者"/>
        </w:rPr>
      </w:pPr>
      <w:r w:rsidRPr="00AA6C40">
        <w:t>-</w:t>
      </w:r>
      <w:r w:rsidRPr="00AA6C40">
        <w:tab/>
        <w:t>Routes non xApp-related messages to the E2 Manager</w:t>
      </w:r>
      <w:r w:rsidR="005059D5" w:rsidRPr="00AA6C40">
        <w:t>;</w:t>
      </w:r>
    </w:p>
    <w:p w14:paraId="4DDA2E29" w14:textId="20124F66" w:rsidR="00125849" w:rsidRPr="00AA6C40" w:rsidRDefault="00125849" w:rsidP="00181EF8">
      <w:pPr>
        <w:pStyle w:val="B1"/>
        <w:ind w:firstLine="0"/>
      </w:pPr>
      <w:ins w:id="176" w:author="作者">
        <w:r>
          <w:rPr>
            <w:rFonts w:asciiTheme="minorEastAsia" w:eastAsiaTheme="minorEastAsia" w:hAnsiTheme="minorEastAsia" w:hint="eastAsia"/>
            <w:lang w:eastAsia="zh-CN"/>
          </w:rPr>
          <w:t>路由</w:t>
        </w:r>
        <w:proofErr w:type="spellStart"/>
        <w:r>
          <w:rPr>
            <w:rFonts w:asciiTheme="minorEastAsia" w:eastAsiaTheme="minorEastAsia" w:hAnsiTheme="minorEastAsia" w:hint="eastAsia"/>
            <w:lang w:eastAsia="zh-CN"/>
          </w:rPr>
          <w:t>xApp</w:t>
        </w:r>
        <w:proofErr w:type="spellEnd"/>
        <w:r w:rsidR="0012235E">
          <w:rPr>
            <w:rFonts w:asciiTheme="minorEastAsia" w:eastAsiaTheme="minorEastAsia" w:hAnsiTheme="minorEastAsia" w:hint="eastAsia"/>
            <w:lang w:eastAsia="zh-CN"/>
          </w:rPr>
          <w:t>相关信息给E2管理</w:t>
        </w:r>
      </w:ins>
    </w:p>
    <w:p w14:paraId="3538EB1A" w14:textId="7709B435" w:rsidR="00705FB4" w:rsidRPr="00AA6C40" w:rsidRDefault="001D5CFA" w:rsidP="00181EF8">
      <w:pPr>
        <w:ind w:left="284"/>
      </w:pPr>
      <w:r w:rsidRPr="00AA6C40">
        <w:t>-</w:t>
      </w:r>
      <w:r w:rsidRPr="00AA6C40">
        <w:tab/>
      </w:r>
      <w:r w:rsidR="00705FB4" w:rsidRPr="00AA6C40">
        <w:t>Hosted xApps</w:t>
      </w:r>
    </w:p>
    <w:p w14:paraId="372BD606" w14:textId="7F7DE5E5" w:rsidR="001D5CFA" w:rsidRDefault="00705FB4" w:rsidP="00181EF8">
      <w:pPr>
        <w:pStyle w:val="B1"/>
        <w:ind w:left="852"/>
        <w:rPr>
          <w:ins w:id="177" w:author="作者"/>
        </w:rPr>
      </w:pPr>
      <w:r w:rsidRPr="00AA6C40">
        <w:t>-</w:t>
      </w:r>
      <w:r w:rsidR="001D5CFA" w:rsidRPr="00AA6C40">
        <w:tab/>
      </w:r>
      <w:r w:rsidR="005059D5" w:rsidRPr="00AA6C40">
        <w:t xml:space="preserve">allow </w:t>
      </w:r>
      <w:commentRangeStart w:id="178"/>
      <w:r w:rsidR="005059D5" w:rsidRPr="00AA6C40">
        <w:t xml:space="preserve">RRM control functionalities </w:t>
      </w:r>
      <w:commentRangeEnd w:id="178"/>
      <w:r w:rsidR="00A74539">
        <w:rPr>
          <w:rStyle w:val="a9"/>
          <w:lang w:eastAsia="en-US"/>
        </w:rPr>
        <w:commentReference w:id="178"/>
      </w:r>
      <w:r w:rsidR="005059D5" w:rsidRPr="00AA6C40">
        <w:t xml:space="preserve">to be </w:t>
      </w:r>
      <w:r w:rsidR="00573C2C" w:rsidRPr="00AA6C40">
        <w:t>executed</w:t>
      </w:r>
      <w:r w:rsidR="005059D5" w:rsidRPr="00AA6C40">
        <w:t xml:space="preserve"> at the </w:t>
      </w:r>
      <w:r w:rsidR="00BB0CEB" w:rsidRPr="00AA6C40">
        <w:t>N</w:t>
      </w:r>
      <w:r w:rsidR="005059D5" w:rsidRPr="00AA6C40">
        <w:t xml:space="preserve">ear-RT RIC and enforced in the </w:t>
      </w:r>
      <w:r w:rsidR="00A67904" w:rsidRPr="00AA6C40">
        <w:t>E2 Node</w:t>
      </w:r>
      <w:r w:rsidR="005059D5" w:rsidRPr="00AA6C40">
        <w:t>s via E2 interface, as described in Section 4.4.</w:t>
      </w:r>
      <w:r w:rsidR="000440B3">
        <w:t>2</w:t>
      </w:r>
      <w:r w:rsidR="005059D5" w:rsidRPr="00AA6C40">
        <w:t>;</w:t>
      </w:r>
    </w:p>
    <w:p w14:paraId="1BE97296" w14:textId="74CFEF56" w:rsidR="00EF4627" w:rsidRPr="00AA6C40" w:rsidRDefault="00EF4627" w:rsidP="00181EF8">
      <w:pPr>
        <w:pStyle w:val="B1"/>
        <w:ind w:left="852"/>
      </w:pPr>
      <w:ins w:id="179" w:author="作者">
        <w:r>
          <w:rPr>
            <w:rFonts w:asciiTheme="minorEastAsia" w:eastAsiaTheme="minorEastAsia" w:hAnsiTheme="minorEastAsia" w:hint="eastAsia"/>
            <w:lang w:eastAsia="zh-CN"/>
          </w:rPr>
          <w:t>允许RRM控制</w:t>
        </w:r>
        <w:r w:rsidR="001F4713">
          <w:rPr>
            <w:rFonts w:asciiTheme="minorEastAsia" w:eastAsiaTheme="minorEastAsia" w:hAnsiTheme="minorEastAsia" w:hint="eastAsia"/>
            <w:lang w:eastAsia="zh-CN"/>
          </w:rPr>
          <w:t>功能在</w:t>
        </w:r>
        <w:r w:rsidR="00235C33">
          <w:rPr>
            <w:rFonts w:asciiTheme="minorEastAsia" w:eastAsiaTheme="minorEastAsia" w:hAnsiTheme="minorEastAsia" w:hint="eastAsia"/>
            <w:lang w:eastAsia="zh-CN"/>
          </w:rPr>
          <w:t>Near</w:t>
        </w:r>
        <w:r w:rsidR="00235C33">
          <w:t>-RT RIC</w:t>
        </w:r>
        <w:r w:rsidR="00235C33">
          <w:rPr>
            <w:rFonts w:ascii="宋体" w:eastAsia="宋体" w:hAnsi="宋体" w:cs="宋体" w:hint="eastAsia"/>
            <w:lang w:eastAsia="zh-CN"/>
          </w:rPr>
          <w:t>执行</w:t>
        </w:r>
        <w:r w:rsidR="0045649F">
          <w:rPr>
            <w:rFonts w:ascii="宋体" w:eastAsia="宋体" w:hAnsi="宋体" w:cs="宋体" w:hint="eastAsia"/>
            <w:lang w:eastAsia="zh-CN"/>
          </w:rPr>
          <w:t>和</w:t>
        </w:r>
        <w:r w:rsidR="0085673A">
          <w:rPr>
            <w:rFonts w:ascii="宋体" w:eastAsia="宋体" w:hAnsi="宋体" w:cs="宋体" w:hint="eastAsia"/>
            <w:lang w:eastAsia="zh-CN"/>
          </w:rPr>
          <w:t>通过E2接口</w:t>
        </w:r>
        <w:r w:rsidR="0073007C">
          <w:rPr>
            <w:rFonts w:ascii="宋体" w:eastAsia="宋体" w:hAnsi="宋体" w:cs="宋体" w:hint="eastAsia"/>
            <w:lang w:eastAsia="zh-CN"/>
          </w:rPr>
          <w:t>控制E2节点</w:t>
        </w:r>
      </w:ins>
    </w:p>
    <w:p w14:paraId="63A009FA" w14:textId="50E80813" w:rsidR="00705FB4" w:rsidRDefault="001D5CFA" w:rsidP="00181EF8">
      <w:pPr>
        <w:pStyle w:val="B1"/>
        <w:ind w:firstLine="0"/>
        <w:rPr>
          <w:ins w:id="180" w:author="作者"/>
        </w:rPr>
      </w:pPr>
      <w:r w:rsidRPr="00AA6C40">
        <w:t>-</w:t>
      </w:r>
      <w:r w:rsidRPr="00AA6C40">
        <w:tab/>
      </w:r>
      <w:r w:rsidR="00705FB4" w:rsidRPr="00AA6C40">
        <w:t>Initiates xApp-related transactions over E2 interfac</w:t>
      </w:r>
      <w:r w:rsidR="005059D5" w:rsidRPr="00AA6C40">
        <w:t>e;</w:t>
      </w:r>
    </w:p>
    <w:p w14:paraId="708AAFCB" w14:textId="586F6311" w:rsidR="0073007C" w:rsidRPr="00AA6C40" w:rsidRDefault="0073007C" w:rsidP="00181EF8">
      <w:pPr>
        <w:pStyle w:val="B1"/>
        <w:ind w:firstLine="0"/>
      </w:pPr>
      <w:ins w:id="181" w:author="作者">
        <w:r>
          <w:rPr>
            <w:rFonts w:asciiTheme="minorEastAsia" w:eastAsiaTheme="minorEastAsia" w:hAnsiTheme="minorEastAsia" w:hint="eastAsia"/>
            <w:lang w:eastAsia="zh-CN"/>
          </w:rPr>
          <w:t>通过E2接口</w:t>
        </w:r>
        <w:r>
          <w:rPr>
            <w:rFonts w:ascii="宋体" w:eastAsia="宋体" w:hAnsi="宋体" w:cs="宋体" w:hint="eastAsia"/>
            <w:lang w:eastAsia="zh-CN"/>
          </w:rPr>
          <w:t>发起</w:t>
        </w:r>
        <w:proofErr w:type="spellStart"/>
        <w:r>
          <w:rPr>
            <w:rFonts w:ascii="宋体" w:eastAsia="宋体" w:hAnsi="宋体" w:cs="宋体" w:hint="eastAsia"/>
            <w:lang w:eastAsia="zh-CN"/>
          </w:rPr>
          <w:t>x</w:t>
        </w:r>
        <w:r>
          <w:rPr>
            <w:rFonts w:ascii="宋体" w:eastAsia="宋体" w:hAnsi="宋体" w:cs="宋体"/>
          </w:rPr>
          <w:t>App</w:t>
        </w:r>
        <w:proofErr w:type="spellEnd"/>
        <w:r>
          <w:rPr>
            <w:rFonts w:ascii="宋体" w:eastAsia="宋体" w:hAnsi="宋体" w:cs="宋体" w:hint="eastAsia"/>
            <w:lang w:eastAsia="zh-CN"/>
          </w:rPr>
          <w:t>相关传输</w:t>
        </w:r>
      </w:ins>
    </w:p>
    <w:p w14:paraId="0DD520D3" w14:textId="6B7A99DE" w:rsidR="00705FB4" w:rsidRDefault="00705FB4">
      <w:pPr>
        <w:pStyle w:val="B1"/>
        <w:ind w:firstLine="0"/>
        <w:rPr>
          <w:ins w:id="182" w:author="作者"/>
        </w:rPr>
      </w:pPr>
      <w:r w:rsidRPr="00AA6C40">
        <w:t>-</w:t>
      </w:r>
      <w:r w:rsidRPr="00AA6C40">
        <w:tab/>
        <w:t>Handles xApp-related responses from the E2 interface</w:t>
      </w:r>
      <w:r w:rsidR="005059D5" w:rsidRPr="00AA6C40">
        <w:t>;</w:t>
      </w:r>
    </w:p>
    <w:p w14:paraId="596DCE76" w14:textId="29B56EF4" w:rsidR="0073007C" w:rsidRDefault="00C636B1">
      <w:pPr>
        <w:pStyle w:val="B1"/>
        <w:ind w:firstLine="0"/>
      </w:pPr>
      <w:ins w:id="183" w:author="作者">
        <w:r>
          <w:rPr>
            <w:rFonts w:asciiTheme="minorEastAsia" w:eastAsiaTheme="minorEastAsia" w:hAnsiTheme="minorEastAsia" w:hint="eastAsia"/>
            <w:lang w:eastAsia="zh-CN"/>
          </w:rPr>
          <w:t>从E2接口</w:t>
        </w:r>
        <w:r>
          <w:rPr>
            <w:rFonts w:ascii="宋体" w:eastAsia="宋体" w:hAnsi="宋体" w:cs="宋体" w:hint="eastAsia"/>
            <w:lang w:eastAsia="zh-CN"/>
          </w:rPr>
          <w:t>处理</w:t>
        </w:r>
        <w:proofErr w:type="spellStart"/>
        <w:r>
          <w:rPr>
            <w:rFonts w:ascii="宋体" w:eastAsia="宋体" w:hAnsi="宋体" w:cs="宋体" w:hint="eastAsia"/>
            <w:lang w:eastAsia="zh-CN"/>
          </w:rPr>
          <w:t>xApp</w:t>
        </w:r>
        <w:proofErr w:type="spellEnd"/>
        <w:r>
          <w:rPr>
            <w:rFonts w:ascii="宋体" w:eastAsia="宋体" w:hAnsi="宋体" w:cs="宋体" w:hint="eastAsia"/>
            <w:lang w:eastAsia="zh-CN"/>
          </w:rPr>
          <w:t>相关响应</w:t>
        </w:r>
      </w:ins>
    </w:p>
    <w:p w14:paraId="106C13F6" w14:textId="3BD8A594" w:rsidR="005973D9" w:rsidRPr="00AA6C40" w:rsidRDefault="005973D9" w:rsidP="005973D9">
      <w:pPr>
        <w:pStyle w:val="B1"/>
        <w:ind w:left="0" w:firstLine="0"/>
      </w:pPr>
      <w:r w:rsidRPr="005973D9">
        <w:t>Near-RT RIC Architecture is described in detail in [19]</w:t>
      </w:r>
    </w:p>
    <w:p w14:paraId="614555AF" w14:textId="676EBCD5" w:rsidR="00495F53" w:rsidRPr="00AA6C40" w:rsidRDefault="00D24B81" w:rsidP="00B76DDE">
      <w:pPr>
        <w:pStyle w:val="3"/>
        <w:numPr>
          <w:ilvl w:val="0"/>
          <w:numId w:val="0"/>
        </w:numPr>
        <w:ind w:left="720" w:hanging="720"/>
        <w:rPr>
          <w:lang w:val="en-US"/>
        </w:rPr>
      </w:pPr>
      <w:bookmarkStart w:id="184" w:name="_Toc45723249"/>
      <w:bookmarkStart w:id="185" w:name="_Toc534727681"/>
      <w:bookmarkStart w:id="186" w:name="_Toc7181450"/>
      <w:r w:rsidRPr="00AA6C40">
        <w:rPr>
          <w:lang w:val="en-US"/>
        </w:rPr>
        <w:t>4.4.</w:t>
      </w:r>
      <w:r w:rsidR="00242AD7" w:rsidRPr="00AA6C40">
        <w:rPr>
          <w:lang w:val="en-US"/>
        </w:rPr>
        <w:t>2</w:t>
      </w:r>
      <w:r w:rsidRPr="00AA6C40">
        <w:rPr>
          <w:lang w:val="en-US"/>
        </w:rPr>
        <w:tab/>
      </w:r>
      <w:r w:rsidR="003A2A9B" w:rsidRPr="00AA6C40">
        <w:rPr>
          <w:lang w:val="en-US"/>
        </w:rPr>
        <w:t>RRM Functional Allocation</w:t>
      </w:r>
      <w:bookmarkEnd w:id="184"/>
    </w:p>
    <w:p w14:paraId="50469311" w14:textId="5549C263" w:rsidR="003A2A9B" w:rsidRPr="00AA6C40" w:rsidRDefault="003A2A9B" w:rsidP="003A2A9B">
      <w:r w:rsidRPr="00AA6C40">
        <w:t xml:space="preserve">The RRM functional allocation between the </w:t>
      </w:r>
      <w:r w:rsidR="00BB0CEB" w:rsidRPr="00AA6C40">
        <w:t>N</w:t>
      </w:r>
      <w:r w:rsidRPr="00AA6C40">
        <w:t xml:space="preserve">ear-RT RIC and the E2 </w:t>
      </w:r>
      <w:r w:rsidR="005406BF" w:rsidRPr="00AA6C40">
        <w:t xml:space="preserve">Node </w:t>
      </w:r>
      <w:r w:rsidRPr="00AA6C40">
        <w:t xml:space="preserve">is subject to the capability of the </w:t>
      </w:r>
      <w:r w:rsidR="00C0490E" w:rsidRPr="00AA6C40">
        <w:t>E2</w:t>
      </w:r>
      <w:r w:rsidRPr="00AA6C40">
        <w:t xml:space="preserve"> node exposed over the E2 interface by means of the E2 Service Model, in order to support the use cases such as in [</w:t>
      </w:r>
      <w:r w:rsidR="005F507F" w:rsidRPr="00AA6C40">
        <w:t>15</w:t>
      </w:r>
      <w:r w:rsidRPr="00AA6C40">
        <w:t>].</w:t>
      </w:r>
    </w:p>
    <w:p w14:paraId="08917A6E" w14:textId="3AAAC63F" w:rsidR="003A2A9B" w:rsidRPr="00AA6C40" w:rsidRDefault="003A2A9B" w:rsidP="003A2A9B">
      <w:r w:rsidRPr="00AA6C40">
        <w:t xml:space="preserve">The E2 service model describes the functions in the E2 </w:t>
      </w:r>
      <w:r w:rsidR="005406BF" w:rsidRPr="00AA6C40">
        <w:t xml:space="preserve">Node </w:t>
      </w:r>
      <w:r w:rsidRPr="00AA6C40">
        <w:t xml:space="preserve">which may be controlled by the </w:t>
      </w:r>
      <w:r w:rsidR="00E13C93" w:rsidRPr="00AA6C40">
        <w:t>Near</w:t>
      </w:r>
      <w:r w:rsidRPr="00AA6C40">
        <w:t xml:space="preserve"> RT RIC and the related procedures, thus defining a function-specific RRM split between the E2 node and the </w:t>
      </w:r>
      <w:r w:rsidR="00E13C93" w:rsidRPr="00AA6C40">
        <w:t>Near</w:t>
      </w:r>
      <w:r w:rsidRPr="00AA6C40">
        <w:t xml:space="preserve"> RT RIC.</w:t>
      </w:r>
    </w:p>
    <w:p w14:paraId="31033485" w14:textId="16048F35" w:rsidR="00700874" w:rsidRPr="00EB2934" w:rsidRDefault="0016634C" w:rsidP="003A2A9B">
      <w:pPr>
        <w:rPr>
          <w:rFonts w:ascii="宋体" w:eastAsia="宋体" w:hAnsi="宋体" w:cs="宋体" w:hint="eastAsia"/>
          <w:lang w:eastAsia="zh-CN"/>
          <w:rPrChange w:id="187" w:author="作者">
            <w:rPr/>
          </w:rPrChange>
        </w:rPr>
      </w:pPr>
      <w:ins w:id="188" w:author="作者">
        <w:r>
          <w:rPr>
            <w:rFonts w:asciiTheme="minorEastAsia" w:eastAsiaTheme="minorEastAsia" w:hAnsiTheme="minorEastAsia" w:hint="eastAsia"/>
            <w:lang w:eastAsia="zh-CN"/>
          </w:rPr>
          <w:t>在Near-RT</w:t>
        </w:r>
        <w:r>
          <w:t xml:space="preserve"> </w:t>
        </w:r>
        <w:r>
          <w:rPr>
            <w:rFonts w:asciiTheme="minorEastAsia" w:eastAsiaTheme="minorEastAsia" w:hAnsiTheme="minorEastAsia" w:hint="eastAsia"/>
            <w:lang w:eastAsia="zh-CN"/>
          </w:rPr>
          <w:t>RIC和E2</w:t>
        </w:r>
        <w:r>
          <w:rPr>
            <w:rFonts w:ascii="宋体" w:eastAsia="宋体" w:hAnsi="宋体" w:cs="宋体" w:hint="eastAsia"/>
            <w:lang w:eastAsia="zh-CN"/>
          </w:rPr>
          <w:t>节点之间的RRM功能</w:t>
        </w:r>
        <w:r w:rsidR="00EB2934">
          <w:rPr>
            <w:rFonts w:ascii="宋体" w:eastAsia="宋体" w:hAnsi="宋体" w:cs="宋体" w:hint="eastAsia"/>
            <w:lang w:eastAsia="zh-CN"/>
          </w:rPr>
          <w:t>受支配于被</w:t>
        </w:r>
        <w:r w:rsidR="00F20423">
          <w:rPr>
            <w:rFonts w:ascii="宋体" w:eastAsia="宋体" w:hAnsi="宋体" w:cs="宋体" w:hint="eastAsia"/>
            <w:lang w:eastAsia="zh-CN"/>
          </w:rPr>
          <w:t>暴露在</w:t>
        </w:r>
        <w:r w:rsidR="00700874">
          <w:rPr>
            <w:rFonts w:ascii="宋体" w:eastAsia="宋体" w:hAnsi="宋体" w:cs="宋体" w:hint="eastAsia"/>
            <w:lang w:eastAsia="zh-CN"/>
          </w:rPr>
          <w:t>由E2服务模型</w:t>
        </w:r>
        <w:r w:rsidR="006F2CFF">
          <w:rPr>
            <w:rFonts w:ascii="宋体" w:eastAsia="宋体" w:hAnsi="宋体" w:cs="宋体" w:hint="eastAsia"/>
            <w:lang w:eastAsia="zh-CN"/>
          </w:rPr>
          <w:t>上的E</w:t>
        </w:r>
        <w:r w:rsidR="0085565C">
          <w:rPr>
            <w:rFonts w:ascii="宋体" w:eastAsia="宋体" w:hAnsi="宋体" w:cs="宋体" w:hint="eastAsia"/>
            <w:lang w:eastAsia="zh-CN"/>
          </w:rPr>
          <w:t>2</w:t>
        </w:r>
        <w:r w:rsidR="006F2CFF">
          <w:rPr>
            <w:rFonts w:ascii="宋体" w:eastAsia="宋体" w:hAnsi="宋体" w:cs="宋体" w:hint="eastAsia"/>
            <w:lang w:eastAsia="zh-CN"/>
          </w:rPr>
          <w:t>接口</w:t>
        </w:r>
        <w:r w:rsidR="00F21F87">
          <w:rPr>
            <w:rFonts w:ascii="宋体" w:eastAsia="宋体" w:hAnsi="宋体" w:cs="宋体" w:hint="eastAsia"/>
            <w:lang w:eastAsia="zh-CN"/>
          </w:rPr>
          <w:t>的E2节点的能力</w:t>
        </w:r>
        <w:r w:rsidR="00EB2934">
          <w:rPr>
            <w:rFonts w:ascii="宋体" w:eastAsia="宋体" w:hAnsi="宋体" w:cs="宋体" w:hint="eastAsia"/>
            <w:lang w:eastAsia="zh-CN"/>
          </w:rPr>
          <w:t>，为了支持例如【15】上的服务。</w:t>
        </w:r>
      </w:ins>
    </w:p>
    <w:p w14:paraId="0CDB63A4" w14:textId="55D9993B" w:rsidR="003A2A9B" w:rsidRDefault="003A2A9B" w:rsidP="003A2A9B">
      <w:pPr>
        <w:rPr>
          <w:ins w:id="189" w:author="作者"/>
        </w:rPr>
      </w:pPr>
      <w:r w:rsidRPr="00AA6C40">
        <w:lastRenderedPageBreak/>
        <w:t xml:space="preserve">For a function exposed in the E2 service model, the </w:t>
      </w:r>
      <w:r w:rsidR="00E13C93" w:rsidRPr="00AA6C40">
        <w:t>N</w:t>
      </w:r>
      <w:r w:rsidRPr="00AA6C40">
        <w:t>ear</w:t>
      </w:r>
      <w:r w:rsidR="00E13C93" w:rsidRPr="00AA6C40">
        <w:t>-</w:t>
      </w:r>
      <w:r w:rsidRPr="00AA6C40">
        <w:t xml:space="preserve">RT RIC may e.g. monitor, suspend/stop, override or </w:t>
      </w:r>
      <w:r w:rsidR="00014D7A" w:rsidRPr="00AA6C40">
        <w:t xml:space="preserve">control via </w:t>
      </w:r>
      <w:r w:rsidRPr="00AA6C40">
        <w:t>polic</w:t>
      </w:r>
      <w:r w:rsidR="00014D7A" w:rsidRPr="00AA6C40">
        <w:t>ies</w:t>
      </w:r>
      <w:r w:rsidRPr="00AA6C40">
        <w:t xml:space="preserve"> the behavior of E2 node.</w:t>
      </w:r>
    </w:p>
    <w:p w14:paraId="17D84AC5" w14:textId="22E29B59" w:rsidR="007F7AE9" w:rsidRPr="00AA6C40" w:rsidRDefault="00A649D8" w:rsidP="003A2A9B">
      <w:ins w:id="190" w:author="作者">
        <w:r>
          <w:rPr>
            <w:rFonts w:ascii="宋体" w:eastAsia="宋体" w:hAnsi="宋体" w:cs="宋体" w:hint="eastAsia"/>
            <w:lang w:eastAsia="zh-CN"/>
          </w:rPr>
          <w:t>对于暴露在E2服务模型上的</w:t>
        </w:r>
        <w:r w:rsidR="00FD3392">
          <w:rPr>
            <w:rFonts w:ascii="宋体" w:eastAsia="宋体" w:hAnsi="宋体" w:cs="宋体" w:hint="eastAsia"/>
            <w:lang w:eastAsia="zh-CN"/>
          </w:rPr>
          <w:t>一个功能，Near-RT</w:t>
        </w:r>
        <w:r w:rsidR="00FD3392">
          <w:rPr>
            <w:rFonts w:ascii="宋体" w:eastAsia="宋体" w:hAnsi="宋体" w:cs="宋体"/>
          </w:rPr>
          <w:t xml:space="preserve"> </w:t>
        </w:r>
        <w:r w:rsidR="00FD3392">
          <w:rPr>
            <w:rFonts w:ascii="宋体" w:eastAsia="宋体" w:hAnsi="宋体" w:cs="宋体" w:hint="eastAsia"/>
            <w:lang w:eastAsia="zh-CN"/>
          </w:rPr>
          <w:t>RIC</w:t>
        </w:r>
        <w:r w:rsidR="00F05788">
          <w:rPr>
            <w:rFonts w:ascii="宋体" w:eastAsia="宋体" w:hAnsi="宋体" w:cs="宋体" w:hint="eastAsia"/>
            <w:lang w:eastAsia="zh-CN"/>
          </w:rPr>
          <w:t>通过策略</w:t>
        </w:r>
        <w:r w:rsidR="00FD3392">
          <w:rPr>
            <w:rFonts w:ascii="宋体" w:eastAsia="宋体" w:hAnsi="宋体" w:cs="宋体" w:hint="eastAsia"/>
            <w:lang w:eastAsia="zh-CN"/>
          </w:rPr>
          <w:t>也许监测、挂起/停止，重写</w:t>
        </w:r>
        <w:r w:rsidR="00F05788">
          <w:rPr>
            <w:rFonts w:ascii="宋体" w:eastAsia="宋体" w:hAnsi="宋体" w:cs="宋体" w:hint="eastAsia"/>
            <w:lang w:eastAsia="zh-CN"/>
          </w:rPr>
          <w:t>或者控制E2节点。</w:t>
        </w:r>
      </w:ins>
    </w:p>
    <w:bookmarkEnd w:id="185"/>
    <w:bookmarkEnd w:id="186"/>
    <w:p w14:paraId="610BC91D" w14:textId="77777777" w:rsidR="0007330F" w:rsidRPr="00AA6C40" w:rsidRDefault="0007330F" w:rsidP="0007330F"/>
    <w:p w14:paraId="1C2F39ED" w14:textId="60DE36E2" w:rsidR="0065558D" w:rsidRPr="00AA6C40" w:rsidRDefault="00D24B81" w:rsidP="00B76DDE">
      <w:pPr>
        <w:pStyle w:val="1"/>
        <w:numPr>
          <w:ilvl w:val="0"/>
          <w:numId w:val="0"/>
        </w:numPr>
        <w:ind w:left="432" w:hanging="432"/>
        <w:rPr>
          <w:lang w:val="en-US"/>
        </w:rPr>
      </w:pPr>
      <w:bookmarkStart w:id="191" w:name="_Toc45723250"/>
      <w:r w:rsidRPr="00AA6C40">
        <w:rPr>
          <w:lang w:val="en-US"/>
        </w:rPr>
        <w:t>5</w:t>
      </w:r>
      <w:r w:rsidRPr="00AA6C40">
        <w:rPr>
          <w:lang w:val="en-US"/>
        </w:rPr>
        <w:tab/>
      </w:r>
      <w:r w:rsidR="0065558D" w:rsidRPr="00AA6C40">
        <w:rPr>
          <w:lang w:val="en-US"/>
        </w:rPr>
        <w:t>E2 Interface</w:t>
      </w:r>
      <w:bookmarkEnd w:id="191"/>
    </w:p>
    <w:p w14:paraId="5ACDEB26" w14:textId="2A25F3BE" w:rsidR="00937F8B" w:rsidRPr="00AA6C40" w:rsidRDefault="00D24B81" w:rsidP="00B76DDE">
      <w:pPr>
        <w:pStyle w:val="2"/>
        <w:numPr>
          <w:ilvl w:val="0"/>
          <w:numId w:val="0"/>
        </w:numPr>
        <w:ind w:left="576" w:hanging="576"/>
        <w:rPr>
          <w:lang w:val="en-US"/>
        </w:rPr>
      </w:pPr>
      <w:bookmarkStart w:id="192" w:name="_Toc45723251"/>
      <w:r w:rsidRPr="00AA6C40">
        <w:rPr>
          <w:lang w:val="en-US"/>
        </w:rPr>
        <w:t>5.1</w:t>
      </w:r>
      <w:r w:rsidRPr="00AA6C40">
        <w:rPr>
          <w:lang w:val="en-US"/>
        </w:rPr>
        <w:tab/>
      </w:r>
      <w:r w:rsidR="00937F8B" w:rsidRPr="00AA6C40">
        <w:rPr>
          <w:lang w:val="en-US"/>
        </w:rPr>
        <w:t xml:space="preserve">E2 </w:t>
      </w:r>
      <w:r w:rsidR="009350AB" w:rsidRPr="00AA6C40">
        <w:rPr>
          <w:lang w:val="en-US"/>
        </w:rPr>
        <w:t xml:space="preserve">interface general </w:t>
      </w:r>
      <w:r w:rsidR="00937F8B" w:rsidRPr="00AA6C40">
        <w:rPr>
          <w:lang w:val="en-US"/>
        </w:rPr>
        <w:t>principles</w:t>
      </w:r>
      <w:bookmarkEnd w:id="192"/>
    </w:p>
    <w:p w14:paraId="783D445A" w14:textId="54E0DCA6" w:rsidR="00DC26D7" w:rsidRPr="00AA6C40" w:rsidRDefault="00DC26D7" w:rsidP="00DC26D7">
      <w:r w:rsidRPr="00AA6C40">
        <w:t>The general principles for the specification of the E2 interface are as follows:</w:t>
      </w:r>
    </w:p>
    <w:p w14:paraId="3ECD1899" w14:textId="50FD58AA" w:rsidR="00DC26D7" w:rsidRDefault="00DC26D7" w:rsidP="00B76DDE">
      <w:pPr>
        <w:ind w:firstLine="284"/>
        <w:rPr>
          <w:ins w:id="193" w:author="作者"/>
        </w:rPr>
      </w:pPr>
      <w:r w:rsidRPr="00AA6C40">
        <w:t>-</w:t>
      </w:r>
      <w:r w:rsidRPr="00AA6C40">
        <w:tab/>
        <w:t>the E2 interface is open;</w:t>
      </w:r>
    </w:p>
    <w:p w14:paraId="223F5FD4" w14:textId="38CEC2C4" w:rsidR="00C05999" w:rsidRPr="00AA6C40" w:rsidRDefault="00C05999" w:rsidP="00B76DDE">
      <w:pPr>
        <w:ind w:firstLine="284"/>
        <w:rPr>
          <w:rFonts w:eastAsiaTheme="minorHAnsi"/>
        </w:rPr>
      </w:pPr>
      <w:ins w:id="194" w:author="作者">
        <w:r>
          <w:rPr>
            <w:rFonts w:ascii="宋体" w:eastAsia="宋体" w:hAnsi="宋体" w:cs="宋体" w:hint="eastAsia"/>
            <w:lang w:eastAsia="zh-CN"/>
          </w:rPr>
          <w:t>接口必须开放</w:t>
        </w:r>
      </w:ins>
    </w:p>
    <w:p w14:paraId="5D3585CA" w14:textId="647D6A91" w:rsidR="00DC26D7" w:rsidRDefault="00DC26D7" w:rsidP="00B76DDE">
      <w:pPr>
        <w:ind w:firstLine="284"/>
        <w:rPr>
          <w:ins w:id="195" w:author="作者"/>
        </w:rPr>
      </w:pPr>
      <w:r w:rsidRPr="00AA6C40">
        <w:t>-</w:t>
      </w:r>
      <w:r w:rsidRPr="00AA6C40">
        <w:tab/>
        <w:t xml:space="preserve">the E2 interface supports the exchange of control </w:t>
      </w:r>
      <w:r w:rsidR="00341CA2" w:rsidRPr="00AA6C40">
        <w:t>signaling</w:t>
      </w:r>
      <w:r w:rsidRPr="00AA6C40">
        <w:t xml:space="preserve"> information between the endpoints;</w:t>
      </w:r>
    </w:p>
    <w:p w14:paraId="3A6E1C36" w14:textId="1F8BDFCC" w:rsidR="00FE6073" w:rsidRPr="00AA6C40" w:rsidRDefault="00F953B7" w:rsidP="00B76DDE">
      <w:pPr>
        <w:ind w:firstLine="284"/>
      </w:pPr>
      <w:ins w:id="196" w:author="作者">
        <w:r>
          <w:rPr>
            <w:rFonts w:asciiTheme="minorEastAsia" w:eastAsiaTheme="minorEastAsia" w:hAnsiTheme="minorEastAsia" w:hint="eastAsia"/>
            <w:lang w:eastAsia="zh-CN"/>
          </w:rPr>
          <w:t>E2接口支持在</w:t>
        </w:r>
        <w:r>
          <w:rPr>
            <w:rFonts w:ascii="宋体" w:eastAsia="宋体" w:hAnsi="宋体" w:cs="宋体" w:hint="eastAsia"/>
            <w:lang w:eastAsia="zh-CN"/>
          </w:rPr>
          <w:t>终端之间的</w:t>
        </w:r>
        <w:r w:rsidR="008A0D6B">
          <w:rPr>
            <w:rFonts w:ascii="宋体" w:eastAsia="宋体" w:hAnsi="宋体" w:cs="宋体" w:hint="eastAsia"/>
            <w:lang w:eastAsia="zh-CN"/>
          </w:rPr>
          <w:t>控制信令信息交换</w:t>
        </w:r>
      </w:ins>
    </w:p>
    <w:p w14:paraId="695A78E9" w14:textId="2E0980BE" w:rsidR="00DC26D7" w:rsidRDefault="00DC26D7" w:rsidP="00B76DDE">
      <w:pPr>
        <w:ind w:firstLine="284"/>
        <w:rPr>
          <w:ins w:id="197" w:author="作者"/>
        </w:rPr>
      </w:pPr>
      <w:r w:rsidRPr="00AA6C40">
        <w:t>-</w:t>
      </w:r>
      <w:r w:rsidRPr="00AA6C40">
        <w:tab/>
        <w:t>from a logical standpoint, the E2 is a point-to-point interface between the endpoints;</w:t>
      </w:r>
    </w:p>
    <w:p w14:paraId="3D9CD436" w14:textId="04111EC1" w:rsidR="008A0D6B" w:rsidRPr="00AA6C40" w:rsidRDefault="00F85700" w:rsidP="00B76DDE">
      <w:pPr>
        <w:ind w:firstLine="284"/>
      </w:pPr>
      <w:ins w:id="198" w:author="作者">
        <w:r>
          <w:rPr>
            <w:rFonts w:asciiTheme="minorEastAsia" w:eastAsiaTheme="minorEastAsia" w:hAnsiTheme="minorEastAsia" w:hint="eastAsia"/>
            <w:lang w:eastAsia="zh-CN"/>
          </w:rPr>
          <w:t>从逻辑上看</w:t>
        </w:r>
        <w:r w:rsidR="008A0D6B">
          <w:rPr>
            <w:rFonts w:ascii="宋体" w:eastAsia="宋体" w:hAnsi="宋体" w:cs="宋体" w:hint="eastAsia"/>
            <w:lang w:eastAsia="zh-CN"/>
          </w:rPr>
          <w:t>，</w:t>
        </w:r>
        <w:r>
          <w:rPr>
            <w:rFonts w:ascii="宋体" w:eastAsia="宋体" w:hAnsi="宋体" w:cs="宋体" w:hint="eastAsia"/>
            <w:lang w:eastAsia="zh-CN"/>
          </w:rPr>
          <w:t>E2在端点之间是点到点</w:t>
        </w:r>
        <w:r w:rsidR="009631D2">
          <w:rPr>
            <w:rFonts w:ascii="宋体" w:eastAsia="宋体" w:hAnsi="宋体" w:cs="宋体" w:hint="eastAsia"/>
            <w:lang w:eastAsia="zh-CN"/>
          </w:rPr>
          <w:t>的接口</w:t>
        </w:r>
      </w:ins>
    </w:p>
    <w:p w14:paraId="124A4FC4" w14:textId="391AFED4" w:rsidR="00B36534" w:rsidRDefault="00DC26D7" w:rsidP="00AF239B">
      <w:pPr>
        <w:ind w:left="567" w:hanging="283"/>
        <w:rPr>
          <w:ins w:id="199" w:author="作者"/>
        </w:rPr>
        <w:pPrChange w:id="200" w:author="作者">
          <w:pPr>
            <w:ind w:left="567" w:hanging="283"/>
          </w:pPr>
        </w:pPrChange>
      </w:pPr>
      <w:r w:rsidRPr="00AA6C40">
        <w:t xml:space="preserve">- </w:t>
      </w:r>
      <w:r w:rsidRPr="00AA6C40">
        <w:tab/>
        <w:t>E2 should reuse interface management procedures, as already defined for existing 3GPP RAN interfaces such as 3GPP X2 [</w:t>
      </w:r>
      <w:r w:rsidR="009458E3" w:rsidRPr="00AA6C40">
        <w:t>7</w:t>
      </w:r>
      <w:r w:rsidRPr="00AA6C40">
        <w:t>].</w:t>
      </w:r>
    </w:p>
    <w:p w14:paraId="3BDF7469" w14:textId="4EAE42B8" w:rsidR="009631D2" w:rsidRPr="00AA6C40" w:rsidRDefault="009631D2" w:rsidP="00B76DDE">
      <w:pPr>
        <w:ind w:left="567" w:hanging="283"/>
        <w:rPr>
          <w:rFonts w:eastAsiaTheme="minorEastAsia" w:hint="eastAsia"/>
          <w:lang w:eastAsia="zh-CN"/>
        </w:rPr>
      </w:pPr>
      <w:ins w:id="201" w:author="作者">
        <w:r>
          <w:rPr>
            <w:rFonts w:eastAsiaTheme="minorEastAsia" w:hint="eastAsia"/>
            <w:lang w:eastAsia="zh-CN"/>
          </w:rPr>
          <w:t>E2</w:t>
        </w:r>
        <w:r>
          <w:rPr>
            <w:rFonts w:eastAsiaTheme="minorEastAsia" w:hint="eastAsia"/>
            <w:lang w:eastAsia="zh-CN"/>
          </w:rPr>
          <w:t>应该重新使用接口管理过程，</w:t>
        </w:r>
        <w:r w:rsidR="00AF239B">
          <w:rPr>
            <w:rFonts w:eastAsiaTheme="minorEastAsia" w:hint="eastAsia"/>
            <w:lang w:eastAsia="zh-CN"/>
          </w:rPr>
          <w:t>像</w:t>
        </w:r>
        <w:r w:rsidR="009964C6">
          <w:rPr>
            <w:rFonts w:eastAsiaTheme="minorEastAsia" w:hint="eastAsia"/>
            <w:lang w:eastAsia="zh-CN"/>
          </w:rPr>
          <w:t>已经在存在的</w:t>
        </w:r>
        <w:r w:rsidR="009964C6">
          <w:rPr>
            <w:rFonts w:eastAsiaTheme="minorEastAsia" w:hint="eastAsia"/>
            <w:lang w:eastAsia="zh-CN"/>
          </w:rPr>
          <w:t>3G</w:t>
        </w:r>
        <w:r w:rsidR="009964C6">
          <w:rPr>
            <w:rFonts w:eastAsiaTheme="minorEastAsia"/>
            <w:lang w:eastAsia="zh-CN"/>
          </w:rPr>
          <w:t xml:space="preserve">PP RAN </w:t>
        </w:r>
        <w:r w:rsidR="009964C6">
          <w:rPr>
            <w:rFonts w:eastAsiaTheme="minorEastAsia" w:hint="eastAsia"/>
            <w:lang w:eastAsia="zh-CN"/>
          </w:rPr>
          <w:t>接口中已经定义</w:t>
        </w:r>
        <w:r w:rsidR="007D6583">
          <w:rPr>
            <w:rFonts w:eastAsiaTheme="minorEastAsia" w:hint="eastAsia"/>
            <w:lang w:eastAsia="zh-CN"/>
          </w:rPr>
          <w:t>，比如</w:t>
        </w:r>
        <w:r w:rsidR="007D6583">
          <w:rPr>
            <w:rFonts w:eastAsiaTheme="minorEastAsia" w:hint="eastAsia"/>
            <w:lang w:eastAsia="zh-CN"/>
          </w:rPr>
          <w:t>3GPP</w:t>
        </w:r>
        <w:r w:rsidR="007D6583">
          <w:rPr>
            <w:rFonts w:eastAsiaTheme="minorEastAsia"/>
            <w:lang w:eastAsia="zh-CN"/>
          </w:rPr>
          <w:t xml:space="preserve"> </w:t>
        </w:r>
        <w:r w:rsidR="007D6583">
          <w:rPr>
            <w:rFonts w:eastAsiaTheme="minorEastAsia" w:hint="eastAsia"/>
            <w:lang w:eastAsia="zh-CN"/>
          </w:rPr>
          <w:t>X2</w:t>
        </w:r>
        <w:r w:rsidR="007D6583">
          <w:rPr>
            <w:rFonts w:eastAsiaTheme="minorEastAsia" w:hint="eastAsia"/>
            <w:lang w:eastAsia="zh-CN"/>
          </w:rPr>
          <w:t>【</w:t>
        </w:r>
        <w:r w:rsidR="007D6583">
          <w:rPr>
            <w:rFonts w:eastAsiaTheme="minorEastAsia" w:hint="eastAsia"/>
            <w:lang w:eastAsia="zh-CN"/>
          </w:rPr>
          <w:t>7</w:t>
        </w:r>
        <w:r w:rsidR="007D6583">
          <w:rPr>
            <w:rFonts w:eastAsiaTheme="minorEastAsia" w:hint="eastAsia"/>
            <w:lang w:eastAsia="zh-CN"/>
          </w:rPr>
          <w:t>】</w:t>
        </w:r>
      </w:ins>
    </w:p>
    <w:p w14:paraId="221FB9F2" w14:textId="18A6ED0B" w:rsidR="00DC26D7" w:rsidRDefault="00DC26D7" w:rsidP="00B76DDE">
      <w:pPr>
        <w:ind w:left="567" w:hanging="283"/>
        <w:rPr>
          <w:ins w:id="202" w:author="作者"/>
          <w:lang w:eastAsia="x-none"/>
        </w:rPr>
      </w:pPr>
      <w:r w:rsidRPr="00AA6C40">
        <w:t xml:space="preserve">- </w:t>
      </w:r>
      <w:r w:rsidRPr="00AA6C40">
        <w:tab/>
      </w:r>
      <w:r w:rsidR="00BB0CEB" w:rsidRPr="00AA6C40">
        <w:rPr>
          <w:lang w:eastAsia="x-none"/>
        </w:rPr>
        <w:t>N</w:t>
      </w:r>
      <w:r w:rsidRPr="00AA6C40">
        <w:rPr>
          <w:lang w:eastAsia="x-none"/>
        </w:rPr>
        <w:t>ear-RT RIC shall provide flexibility by separating the O-RAN data collection (e.g. network measurements, context information, etc.) from the supported use cases.</w:t>
      </w:r>
    </w:p>
    <w:p w14:paraId="56E084E7" w14:textId="56C2C311" w:rsidR="00832AA3" w:rsidRPr="00AA6C40" w:rsidRDefault="00832AA3" w:rsidP="00B76DDE">
      <w:pPr>
        <w:ind w:left="567" w:hanging="283"/>
      </w:pPr>
      <w:ins w:id="203" w:author="作者">
        <w:r>
          <w:rPr>
            <w:rFonts w:asciiTheme="minorEastAsia" w:eastAsiaTheme="minorEastAsia" w:hAnsiTheme="minorEastAsia" w:hint="eastAsia"/>
            <w:lang w:eastAsia="zh-CN"/>
          </w:rPr>
          <w:t>Near-RT</w:t>
        </w:r>
        <w:r>
          <w:t xml:space="preserve"> RIC</w:t>
        </w:r>
        <w:r>
          <w:rPr>
            <w:rFonts w:ascii="宋体" w:eastAsia="宋体" w:hAnsi="宋体" w:cs="宋体" w:hint="eastAsia"/>
            <w:lang w:eastAsia="zh-CN"/>
          </w:rPr>
          <w:t>应该</w:t>
        </w:r>
        <w:r w:rsidR="004E67A9">
          <w:rPr>
            <w:rFonts w:ascii="宋体" w:eastAsia="宋体" w:hAnsi="宋体" w:cs="宋体" w:hint="eastAsia"/>
            <w:lang w:eastAsia="zh-CN"/>
          </w:rPr>
          <w:t>从支持的使用场景中分离O-RAN数据集来体统灵活性</w:t>
        </w:r>
      </w:ins>
    </w:p>
    <w:p w14:paraId="6B65800F" w14:textId="33C00B22" w:rsidR="00573C24" w:rsidRDefault="00DC26D7" w:rsidP="00573C24">
      <w:pPr>
        <w:ind w:left="567" w:hanging="283"/>
        <w:rPr>
          <w:ins w:id="204" w:author="作者"/>
          <w:lang w:eastAsia="x-none"/>
        </w:rPr>
      </w:pPr>
      <w:r w:rsidRPr="00AA6C40">
        <w:t>-</w:t>
      </w:r>
      <w:r w:rsidRPr="00AA6C40">
        <w:tab/>
      </w:r>
      <w:r w:rsidRPr="00AA6C40">
        <w:rPr>
          <w:lang w:eastAsia="x-none"/>
        </w:rPr>
        <w:t xml:space="preserve">E2 should provide the capability to send predefined information towards the </w:t>
      </w:r>
      <w:r w:rsidR="00BB0CEB" w:rsidRPr="00AA6C40">
        <w:rPr>
          <w:lang w:eastAsia="x-none"/>
        </w:rPr>
        <w:t>N</w:t>
      </w:r>
      <w:r w:rsidRPr="00AA6C40">
        <w:rPr>
          <w:lang w:eastAsia="x-none"/>
        </w:rPr>
        <w:t>ear-RT RIC based on a pre-configured trigger event</w:t>
      </w:r>
    </w:p>
    <w:p w14:paraId="6977D89D" w14:textId="24FA57B3" w:rsidR="004E67A9" w:rsidRPr="00AA6C40" w:rsidRDefault="004E67A9" w:rsidP="00573C24">
      <w:pPr>
        <w:ind w:left="567" w:hanging="283"/>
        <w:rPr>
          <w:lang w:eastAsia="x-none"/>
        </w:rPr>
      </w:pPr>
      <w:ins w:id="205" w:author="作者">
        <w:r>
          <w:rPr>
            <w:rFonts w:asciiTheme="minorEastAsia" w:eastAsiaTheme="minorEastAsia" w:hAnsiTheme="minorEastAsia" w:hint="eastAsia"/>
            <w:lang w:eastAsia="zh-CN"/>
          </w:rPr>
          <w:t>E2</w:t>
        </w:r>
        <w:r>
          <w:rPr>
            <w:rFonts w:ascii="宋体" w:eastAsia="宋体" w:hAnsi="宋体" w:cs="宋体" w:hint="eastAsia"/>
            <w:lang w:eastAsia="zh-CN"/>
          </w:rPr>
          <w:t>应该</w:t>
        </w:r>
        <w:r w:rsidR="00C15269">
          <w:rPr>
            <w:rFonts w:ascii="宋体" w:eastAsia="宋体" w:hAnsi="宋体" w:cs="宋体" w:hint="eastAsia"/>
            <w:lang w:eastAsia="zh-CN"/>
          </w:rPr>
          <w:t>面向</w:t>
        </w:r>
        <w:r>
          <w:rPr>
            <w:rFonts w:ascii="宋体" w:eastAsia="宋体" w:hAnsi="宋体" w:cs="宋体" w:hint="eastAsia"/>
            <w:lang w:eastAsia="zh-CN"/>
          </w:rPr>
          <w:t>提供</w:t>
        </w:r>
        <w:r w:rsidR="00C15269">
          <w:rPr>
            <w:rFonts w:ascii="宋体" w:eastAsia="宋体" w:hAnsi="宋体" w:cs="宋体" w:hint="eastAsia"/>
            <w:lang w:eastAsia="zh-CN"/>
          </w:rPr>
          <w:t>基于预配置的触发事件Near-RT</w:t>
        </w:r>
        <w:r w:rsidR="00C15269">
          <w:rPr>
            <w:rFonts w:ascii="宋体" w:eastAsia="宋体" w:hAnsi="宋体" w:cs="宋体"/>
            <w:lang w:eastAsia="zh-CN"/>
          </w:rPr>
          <w:t xml:space="preserve"> </w:t>
        </w:r>
        <w:r w:rsidR="00C15269">
          <w:rPr>
            <w:rFonts w:ascii="宋体" w:eastAsia="宋体" w:hAnsi="宋体" w:cs="宋体" w:hint="eastAsia"/>
            <w:lang w:eastAsia="zh-CN"/>
          </w:rPr>
          <w:t>RIC</w:t>
        </w:r>
        <w:r w:rsidR="00F35164">
          <w:rPr>
            <w:rFonts w:ascii="宋体" w:eastAsia="宋体" w:hAnsi="宋体" w:cs="宋体" w:hint="eastAsia"/>
            <w:lang w:eastAsia="zh-CN"/>
          </w:rPr>
          <w:t>发送预定义的信息的能力。</w:t>
        </w:r>
      </w:ins>
    </w:p>
    <w:p w14:paraId="2DB293E5" w14:textId="1B718518" w:rsidR="00053A97" w:rsidRDefault="00573C24" w:rsidP="00573C24">
      <w:pPr>
        <w:ind w:left="567" w:hanging="283"/>
        <w:rPr>
          <w:ins w:id="206" w:author="作者"/>
          <w:lang w:eastAsia="x-none"/>
        </w:rPr>
      </w:pPr>
      <w:r w:rsidRPr="00AA6C40">
        <w:t>-</w:t>
      </w:r>
      <w:r w:rsidRPr="00AA6C40">
        <w:tab/>
      </w:r>
      <w:r w:rsidRPr="00AA6C40">
        <w:rPr>
          <w:lang w:eastAsia="x-none"/>
        </w:rPr>
        <w:t xml:space="preserve">E2 should support the ability to provide UE ID information towards the </w:t>
      </w:r>
      <w:r w:rsidR="00852AB6" w:rsidRPr="00AA6C40">
        <w:rPr>
          <w:lang w:eastAsia="x-none"/>
        </w:rPr>
        <w:t>Near-RT</w:t>
      </w:r>
      <w:r w:rsidRPr="00AA6C40">
        <w:rPr>
          <w:lang w:eastAsia="x-none"/>
        </w:rPr>
        <w:t xml:space="preserve"> RIC based on a pre-configured trigger event.</w:t>
      </w:r>
    </w:p>
    <w:p w14:paraId="6D0BB565" w14:textId="47A649E7" w:rsidR="00F35164" w:rsidRPr="00AA6C40" w:rsidRDefault="00F35164" w:rsidP="00573C24">
      <w:pPr>
        <w:ind w:left="567" w:hanging="283"/>
        <w:rPr>
          <w:lang w:eastAsia="x-none"/>
        </w:rPr>
      </w:pPr>
      <w:ins w:id="207" w:author="作者">
        <w:r>
          <w:rPr>
            <w:rFonts w:asciiTheme="minorEastAsia" w:eastAsiaTheme="minorEastAsia" w:hAnsiTheme="minorEastAsia" w:hint="eastAsia"/>
            <w:lang w:eastAsia="zh-CN"/>
          </w:rPr>
          <w:t>E2</w:t>
        </w:r>
        <w:r>
          <w:rPr>
            <w:rFonts w:ascii="宋体" w:eastAsia="宋体" w:hAnsi="宋体" w:cs="宋体" w:hint="eastAsia"/>
            <w:lang w:eastAsia="zh-CN"/>
          </w:rPr>
          <w:t>应该支持</w:t>
        </w:r>
        <w:r w:rsidR="0058705F">
          <w:rPr>
            <w:rFonts w:ascii="宋体" w:eastAsia="宋体" w:hAnsi="宋体" w:cs="宋体" w:hint="eastAsia"/>
            <w:lang w:eastAsia="zh-CN"/>
          </w:rPr>
          <w:t>面向基于一个预配置的触发事件</w:t>
        </w:r>
        <w:r w:rsidR="00852CF5">
          <w:rPr>
            <w:rFonts w:ascii="宋体" w:eastAsia="宋体" w:hAnsi="宋体" w:cs="宋体" w:hint="eastAsia"/>
            <w:lang w:eastAsia="zh-CN"/>
          </w:rPr>
          <w:t>的Near-RT</w:t>
        </w:r>
        <w:r w:rsidR="00852CF5">
          <w:rPr>
            <w:rFonts w:ascii="宋体" w:eastAsia="宋体" w:hAnsi="宋体" w:cs="宋体"/>
            <w:lang w:eastAsia="zh-CN"/>
          </w:rPr>
          <w:t xml:space="preserve"> </w:t>
        </w:r>
        <w:r w:rsidR="00852CF5">
          <w:rPr>
            <w:rFonts w:ascii="宋体" w:eastAsia="宋体" w:hAnsi="宋体" w:cs="宋体" w:hint="eastAsia"/>
            <w:lang w:eastAsia="zh-CN"/>
          </w:rPr>
          <w:t>RIC日工UE</w:t>
        </w:r>
        <w:r w:rsidR="00852CF5">
          <w:rPr>
            <w:rFonts w:ascii="宋体" w:eastAsia="宋体" w:hAnsi="宋体" w:cs="宋体"/>
            <w:lang w:eastAsia="zh-CN"/>
          </w:rPr>
          <w:t xml:space="preserve"> </w:t>
        </w:r>
        <w:r w:rsidR="00852CF5">
          <w:rPr>
            <w:rFonts w:ascii="宋体" w:eastAsia="宋体" w:hAnsi="宋体" w:cs="宋体" w:hint="eastAsia"/>
            <w:lang w:eastAsia="zh-CN"/>
          </w:rPr>
          <w:t>ID信息的能力。</w:t>
        </w:r>
      </w:ins>
    </w:p>
    <w:p w14:paraId="02D2730A" w14:textId="02D4743B" w:rsidR="00DC26D7" w:rsidRDefault="00DC26D7" w:rsidP="00DC26D7">
      <w:pPr>
        <w:ind w:left="567" w:hanging="283"/>
        <w:rPr>
          <w:ins w:id="208" w:author="作者"/>
          <w:lang w:eastAsia="x-none"/>
        </w:rPr>
      </w:pPr>
      <w:r w:rsidRPr="00AA6C40">
        <w:rPr>
          <w:lang w:eastAsia="x-none"/>
        </w:rPr>
        <w:t>-</w:t>
      </w:r>
      <w:r w:rsidRPr="00AA6C40">
        <w:rPr>
          <w:lang w:eastAsia="x-none"/>
        </w:rPr>
        <w:tab/>
        <w:t xml:space="preserve">E2 should enable the </w:t>
      </w:r>
      <w:r w:rsidR="00BB0CEB" w:rsidRPr="00AA6C40">
        <w:rPr>
          <w:lang w:eastAsia="x-none"/>
        </w:rPr>
        <w:t>Near-</w:t>
      </w:r>
      <w:r w:rsidR="00BB6643" w:rsidRPr="00AA6C40">
        <w:rPr>
          <w:lang w:eastAsia="x-none"/>
        </w:rPr>
        <w:t>RT-RIC to direct</w:t>
      </w:r>
      <w:r w:rsidRPr="00AA6C40">
        <w:rPr>
          <w:lang w:eastAsia="x-none"/>
        </w:rPr>
        <w:t xml:space="preserve"> the </w:t>
      </w:r>
      <w:r w:rsidR="00A67904" w:rsidRPr="00AA6C40">
        <w:rPr>
          <w:lang w:eastAsia="x-none"/>
        </w:rPr>
        <w:t>E2 Node</w:t>
      </w:r>
      <w:r w:rsidRPr="00AA6C40">
        <w:rPr>
          <w:lang w:eastAsia="x-none"/>
        </w:rPr>
        <w:t xml:space="preserve"> to suspend an RRM procedure by interrupting the </w:t>
      </w:r>
      <w:r w:rsidR="00A67904" w:rsidRPr="00AA6C40">
        <w:rPr>
          <w:lang w:eastAsia="x-none"/>
        </w:rPr>
        <w:t>E2 Node</w:t>
      </w:r>
      <w:r w:rsidRPr="00AA6C40">
        <w:rPr>
          <w:lang w:eastAsia="x-none"/>
        </w:rPr>
        <w:t xml:space="preserve"> local process and forwarding the relevant information to the </w:t>
      </w:r>
      <w:r w:rsidR="00BB0CEB" w:rsidRPr="00AA6C40">
        <w:rPr>
          <w:lang w:eastAsia="x-none"/>
        </w:rPr>
        <w:t>Near-</w:t>
      </w:r>
      <w:r w:rsidRPr="00AA6C40">
        <w:rPr>
          <w:lang w:eastAsia="x-none"/>
        </w:rPr>
        <w:t>RT RIC for processing.</w:t>
      </w:r>
    </w:p>
    <w:p w14:paraId="2B7BAE9C" w14:textId="0F4E3E62" w:rsidR="00ED219B" w:rsidRPr="00AA6C40" w:rsidRDefault="00C718CC" w:rsidP="00DC26D7">
      <w:pPr>
        <w:ind w:left="567" w:hanging="283"/>
        <w:rPr>
          <w:lang w:eastAsia="x-none"/>
        </w:rPr>
      </w:pPr>
      <w:ins w:id="209" w:author="作者">
        <w:r>
          <w:rPr>
            <w:rFonts w:ascii="宋体" w:eastAsia="宋体" w:hAnsi="宋体" w:cs="宋体" w:hint="eastAsia"/>
            <w:lang w:eastAsia="zh-CN"/>
          </w:rPr>
          <w:t>通过</w:t>
        </w:r>
        <w:r w:rsidR="00D44AFB">
          <w:rPr>
            <w:rFonts w:ascii="宋体" w:eastAsia="宋体" w:hAnsi="宋体" w:cs="宋体" w:hint="eastAsia"/>
            <w:lang w:eastAsia="zh-CN"/>
          </w:rPr>
          <w:t>中断</w:t>
        </w:r>
        <w:r>
          <w:rPr>
            <w:rFonts w:ascii="宋体" w:eastAsia="宋体" w:hAnsi="宋体" w:cs="宋体" w:hint="eastAsia"/>
            <w:lang w:eastAsia="zh-CN"/>
          </w:rPr>
          <w:t>E2节点的</w:t>
        </w:r>
        <w:proofErr w:type="gramStart"/>
        <w:r>
          <w:rPr>
            <w:rFonts w:ascii="宋体" w:eastAsia="宋体" w:hAnsi="宋体" w:cs="宋体" w:hint="eastAsia"/>
            <w:lang w:eastAsia="zh-CN"/>
          </w:rPr>
          <w:t>本地过程</w:t>
        </w:r>
        <w:proofErr w:type="gramEnd"/>
        <w:r>
          <w:rPr>
            <w:rFonts w:ascii="宋体" w:eastAsia="宋体" w:hAnsi="宋体" w:cs="宋体" w:hint="eastAsia"/>
            <w:lang w:eastAsia="zh-CN"/>
          </w:rPr>
          <w:t>和</w:t>
        </w:r>
        <w:r w:rsidR="00D44AFB">
          <w:rPr>
            <w:rFonts w:ascii="宋体" w:eastAsia="宋体" w:hAnsi="宋体" w:cs="宋体" w:hint="eastAsia"/>
            <w:lang w:eastAsia="zh-CN"/>
          </w:rPr>
          <w:t>转发</w:t>
        </w:r>
        <w:r>
          <w:rPr>
            <w:rFonts w:ascii="宋体" w:eastAsia="宋体" w:hAnsi="宋体" w:cs="宋体" w:hint="eastAsia"/>
            <w:lang w:eastAsia="zh-CN"/>
          </w:rPr>
          <w:t>相关信息给Near-RT</w:t>
        </w:r>
        <w:r>
          <w:rPr>
            <w:rFonts w:ascii="宋体" w:eastAsia="宋体" w:hAnsi="宋体" w:cs="宋体"/>
            <w:lang w:eastAsia="x-none"/>
          </w:rPr>
          <w:t xml:space="preserve"> </w:t>
        </w:r>
        <w:r>
          <w:rPr>
            <w:rFonts w:ascii="宋体" w:eastAsia="宋体" w:hAnsi="宋体" w:cs="宋体" w:hint="eastAsia"/>
            <w:lang w:eastAsia="zh-CN"/>
          </w:rPr>
          <w:t>RIC的方式，</w:t>
        </w:r>
        <w:r w:rsidR="00ED219B">
          <w:rPr>
            <w:rFonts w:asciiTheme="minorEastAsia" w:eastAsiaTheme="minorEastAsia" w:hAnsiTheme="minorEastAsia" w:hint="eastAsia"/>
            <w:lang w:eastAsia="zh-CN"/>
          </w:rPr>
          <w:t>E2</w:t>
        </w:r>
        <w:r w:rsidR="00ED219B">
          <w:rPr>
            <w:rFonts w:ascii="宋体" w:eastAsia="宋体" w:hAnsi="宋体" w:cs="宋体" w:hint="eastAsia"/>
            <w:lang w:eastAsia="zh-CN"/>
          </w:rPr>
          <w:t>应该</w:t>
        </w:r>
        <w:r w:rsidR="00352865">
          <w:rPr>
            <w:rFonts w:ascii="宋体" w:eastAsia="宋体" w:hAnsi="宋体" w:cs="宋体" w:hint="eastAsia"/>
            <w:lang w:eastAsia="zh-CN"/>
          </w:rPr>
          <w:t>能够使Near-RT-RIC去管理E2节点</w:t>
        </w:r>
        <w:r>
          <w:rPr>
            <w:rFonts w:ascii="宋体" w:eastAsia="宋体" w:hAnsi="宋体" w:cs="宋体" w:hint="eastAsia"/>
            <w:lang w:eastAsia="zh-CN"/>
          </w:rPr>
          <w:t>去</w:t>
        </w:r>
        <w:r w:rsidR="006019B4">
          <w:rPr>
            <w:rFonts w:ascii="宋体" w:eastAsia="宋体" w:hAnsi="宋体" w:cs="宋体" w:hint="eastAsia"/>
            <w:lang w:eastAsia="zh-CN"/>
          </w:rPr>
          <w:t>暂停</w:t>
        </w:r>
        <w:r>
          <w:rPr>
            <w:rFonts w:ascii="宋体" w:eastAsia="宋体" w:hAnsi="宋体" w:cs="宋体" w:hint="eastAsia"/>
            <w:lang w:eastAsia="zh-CN"/>
          </w:rPr>
          <w:t>一个RRM过程</w:t>
        </w:r>
        <w:r w:rsidR="006019B4">
          <w:rPr>
            <w:rFonts w:ascii="宋体" w:eastAsia="宋体" w:hAnsi="宋体" w:cs="宋体" w:hint="eastAsia"/>
            <w:lang w:eastAsia="zh-CN"/>
          </w:rPr>
          <w:t>。</w:t>
        </w:r>
      </w:ins>
    </w:p>
    <w:p w14:paraId="5E9406EB" w14:textId="08A2C80D" w:rsidR="00DC26D7" w:rsidRDefault="00DC26D7" w:rsidP="00DC26D7">
      <w:pPr>
        <w:ind w:left="567" w:hanging="283"/>
        <w:rPr>
          <w:ins w:id="210" w:author="作者"/>
          <w:lang w:eastAsia="x-none"/>
        </w:rPr>
      </w:pPr>
      <w:r w:rsidRPr="00AA6C40">
        <w:rPr>
          <w:lang w:eastAsia="x-none"/>
        </w:rPr>
        <w:t>-</w:t>
      </w:r>
      <w:r w:rsidRPr="00AA6C40">
        <w:rPr>
          <w:lang w:eastAsia="x-none"/>
        </w:rPr>
        <w:tab/>
        <w:t xml:space="preserve">E2 should support the ability to send control messages </w:t>
      </w:r>
      <w:r w:rsidR="000805F3" w:rsidRPr="00AA6C40">
        <w:t xml:space="preserve">(e.g. UE basis, Cell basis) </w:t>
      </w:r>
      <w:r w:rsidRPr="00AA6C40">
        <w:rPr>
          <w:lang w:eastAsia="x-none"/>
        </w:rPr>
        <w:t xml:space="preserve">to the </w:t>
      </w:r>
      <w:r w:rsidR="00A67904" w:rsidRPr="00AA6C40">
        <w:rPr>
          <w:lang w:eastAsia="x-none"/>
        </w:rPr>
        <w:t>E2 Node</w:t>
      </w:r>
      <w:r w:rsidRPr="00AA6C40">
        <w:rPr>
          <w:lang w:eastAsia="x-none"/>
        </w:rPr>
        <w:t>.</w:t>
      </w:r>
    </w:p>
    <w:p w14:paraId="3C6EF90E" w14:textId="1683BC86" w:rsidR="009913AE" w:rsidRPr="00E8718E" w:rsidRDefault="00CB6D36" w:rsidP="00E8718E">
      <w:pPr>
        <w:ind w:left="567" w:hanging="283"/>
        <w:rPr>
          <w:rFonts w:ascii="宋体" w:eastAsia="宋体" w:hAnsi="宋体" w:cs="宋体" w:hint="eastAsia"/>
          <w:lang w:eastAsia="zh-CN"/>
          <w:rPrChange w:id="211" w:author="作者">
            <w:rPr>
              <w:lang w:eastAsia="x-none"/>
            </w:rPr>
          </w:rPrChange>
        </w:rPr>
        <w:pPrChange w:id="212" w:author="作者">
          <w:pPr>
            <w:ind w:left="567" w:hanging="283"/>
          </w:pPr>
        </w:pPrChange>
      </w:pPr>
      <w:ins w:id="213" w:author="作者">
        <w:r>
          <w:rPr>
            <w:rFonts w:asciiTheme="minorEastAsia" w:eastAsiaTheme="minorEastAsia" w:hAnsiTheme="minorEastAsia" w:hint="eastAsia"/>
            <w:lang w:eastAsia="zh-CN"/>
          </w:rPr>
          <w:t>E2</w:t>
        </w:r>
        <w:r w:rsidR="009913AE">
          <w:rPr>
            <w:rFonts w:ascii="宋体" w:eastAsia="宋体" w:hAnsi="宋体" w:cs="宋体" w:hint="eastAsia"/>
            <w:lang w:eastAsia="zh-CN"/>
          </w:rPr>
          <w:t>接口</w:t>
        </w:r>
        <w:r>
          <w:rPr>
            <w:rFonts w:ascii="宋体" w:eastAsia="宋体" w:hAnsi="宋体" w:cs="宋体" w:hint="eastAsia"/>
            <w:lang w:eastAsia="zh-CN"/>
          </w:rPr>
          <w:t>应该</w:t>
        </w:r>
        <w:r w:rsidR="009913AE">
          <w:rPr>
            <w:rFonts w:ascii="宋体" w:eastAsia="宋体" w:hAnsi="宋体" w:cs="宋体" w:hint="eastAsia"/>
            <w:lang w:eastAsia="zh-CN"/>
          </w:rPr>
          <w:t>支持发送控制信息给</w:t>
        </w:r>
        <w:r w:rsidR="009913AE">
          <w:rPr>
            <w:rFonts w:ascii="宋体" w:eastAsia="宋体" w:hAnsi="宋体" w:cs="宋体"/>
            <w:lang w:eastAsia="zh-CN"/>
          </w:rPr>
          <w:t>E2</w:t>
        </w:r>
        <w:r w:rsidR="009913AE">
          <w:rPr>
            <w:rFonts w:ascii="宋体" w:eastAsia="宋体" w:hAnsi="宋体" w:cs="宋体" w:hint="eastAsia"/>
            <w:lang w:eastAsia="zh-CN"/>
          </w:rPr>
          <w:t>节点的能力</w:t>
        </w:r>
      </w:ins>
    </w:p>
    <w:p w14:paraId="6FDA5FBB" w14:textId="0854E2AD" w:rsidR="00DC26D7" w:rsidRDefault="00DC26D7" w:rsidP="00DC26D7">
      <w:pPr>
        <w:ind w:left="567" w:hanging="283"/>
        <w:rPr>
          <w:ins w:id="214" w:author="作者"/>
          <w:lang w:eastAsia="x-none"/>
        </w:rPr>
      </w:pPr>
      <w:r w:rsidRPr="00AA6C40">
        <w:rPr>
          <w:lang w:eastAsia="x-none"/>
        </w:rPr>
        <w:t>-</w:t>
      </w:r>
      <w:r w:rsidRPr="00AA6C40">
        <w:rPr>
          <w:lang w:eastAsia="x-none"/>
        </w:rPr>
        <w:tab/>
        <w:t xml:space="preserve">E2 should support the ability to provide the </w:t>
      </w:r>
      <w:r w:rsidR="00A67904" w:rsidRPr="00AA6C40">
        <w:rPr>
          <w:lang w:eastAsia="x-none"/>
        </w:rPr>
        <w:t>E2 Node</w:t>
      </w:r>
      <w:r w:rsidRPr="00AA6C40">
        <w:rPr>
          <w:lang w:eastAsia="x-none"/>
        </w:rPr>
        <w:t xml:space="preserve"> with a set of policies to use when defined events occur. </w:t>
      </w:r>
    </w:p>
    <w:p w14:paraId="3B88AE69" w14:textId="2CB02B8F" w:rsidR="009913AE" w:rsidRPr="00AA6C40" w:rsidRDefault="00630145" w:rsidP="00DC26D7">
      <w:pPr>
        <w:ind w:left="567" w:hanging="283"/>
        <w:rPr>
          <w:lang w:eastAsia="x-none"/>
        </w:rPr>
      </w:pPr>
      <w:ins w:id="215" w:author="作者">
        <w:r>
          <w:rPr>
            <w:rFonts w:asciiTheme="minorEastAsia" w:eastAsiaTheme="minorEastAsia" w:hAnsiTheme="minorEastAsia" w:hint="eastAsia"/>
            <w:lang w:eastAsia="zh-CN"/>
          </w:rPr>
          <w:lastRenderedPageBreak/>
          <w:t>当定义的事件发生时，</w:t>
        </w:r>
        <w:r w:rsidR="009913AE">
          <w:rPr>
            <w:rFonts w:asciiTheme="minorEastAsia" w:eastAsiaTheme="minorEastAsia" w:hAnsiTheme="minorEastAsia" w:hint="eastAsia"/>
            <w:lang w:eastAsia="zh-CN"/>
          </w:rPr>
          <w:t>E2接口应该</w:t>
        </w:r>
        <w:r w:rsidR="00725709">
          <w:rPr>
            <w:rFonts w:asciiTheme="minorEastAsia" w:eastAsiaTheme="minorEastAsia" w:hAnsiTheme="minorEastAsia" w:hint="eastAsia"/>
            <w:lang w:eastAsia="zh-CN"/>
          </w:rPr>
          <w:t>给E2节点提供一个策略集去使用</w:t>
        </w:r>
        <w:r w:rsidR="00005B99">
          <w:rPr>
            <w:rFonts w:asciiTheme="minorEastAsia" w:eastAsiaTheme="minorEastAsia" w:hAnsiTheme="minorEastAsia" w:hint="eastAsia"/>
            <w:lang w:eastAsia="zh-CN"/>
          </w:rPr>
          <w:t>的能力。</w:t>
        </w:r>
      </w:ins>
    </w:p>
    <w:p w14:paraId="27976B2B" w14:textId="4A5197EF" w:rsidR="00DC26D7" w:rsidRPr="00AA6C40" w:rsidRDefault="00DC26D7" w:rsidP="00DC26D7">
      <w:pPr>
        <w:ind w:left="567" w:hanging="283"/>
        <w:rPr>
          <w:lang w:eastAsia="x-none"/>
        </w:rPr>
      </w:pPr>
      <w:r w:rsidRPr="00AA6C40">
        <w:rPr>
          <w:lang w:eastAsia="x-none"/>
        </w:rPr>
        <w:t>-</w:t>
      </w:r>
      <w:r w:rsidRPr="00AA6C40">
        <w:rPr>
          <w:lang w:eastAsia="x-none"/>
        </w:rPr>
        <w:tab/>
        <w:t xml:space="preserve">E2 should support the ability for </w:t>
      </w:r>
      <w:r w:rsidR="00EC7566" w:rsidRPr="00AA6C40">
        <w:rPr>
          <w:lang w:eastAsia="x-none"/>
        </w:rPr>
        <w:t>E2 Node</w:t>
      </w:r>
      <w:r w:rsidRPr="00AA6C40">
        <w:rPr>
          <w:lang w:eastAsia="x-none"/>
        </w:rPr>
        <w:t xml:space="preserve"> to notify the </w:t>
      </w:r>
      <w:r w:rsidR="00BB0CEB" w:rsidRPr="00AA6C40">
        <w:rPr>
          <w:lang w:eastAsia="x-none"/>
        </w:rPr>
        <w:t>Near-</w:t>
      </w:r>
      <w:r w:rsidRPr="00AA6C40">
        <w:rPr>
          <w:lang w:eastAsia="x-none"/>
        </w:rPr>
        <w:t xml:space="preserve">RT RIC </w:t>
      </w:r>
      <w:r w:rsidR="007A0406" w:rsidRPr="00AA6C40">
        <w:rPr>
          <w:lang w:eastAsia="x-none"/>
        </w:rPr>
        <w:t xml:space="preserve">of </w:t>
      </w:r>
      <w:r w:rsidRPr="00AA6C40">
        <w:rPr>
          <w:lang w:eastAsia="x-none"/>
        </w:rPr>
        <w:t>what functionality it supports.</w:t>
      </w:r>
    </w:p>
    <w:p w14:paraId="7E567DB2" w14:textId="6FD084FF" w:rsidR="009E79FC" w:rsidRPr="00AA6C40" w:rsidRDefault="00DC26D7" w:rsidP="00E8718E">
      <w:pPr>
        <w:ind w:firstLine="284"/>
        <w:rPr>
          <w:lang w:eastAsia="zh-CN"/>
        </w:rPr>
        <w:pPrChange w:id="216" w:author="作者">
          <w:pPr/>
        </w:pPrChange>
      </w:pPr>
      <w:r w:rsidRPr="00AA6C40" w:rsidDel="00DC26D7">
        <w:rPr>
          <w:lang w:eastAsia="zh-CN"/>
        </w:rPr>
        <w:t xml:space="preserve"> </w:t>
      </w:r>
      <w:ins w:id="217" w:author="作者">
        <w:r w:rsidR="00005B99">
          <w:rPr>
            <w:rFonts w:asciiTheme="minorEastAsia" w:eastAsiaTheme="minorEastAsia" w:hAnsiTheme="minorEastAsia" w:hint="eastAsia"/>
            <w:lang w:eastAsia="zh-CN"/>
          </w:rPr>
          <w:t>E2接口应该支持E2</w:t>
        </w:r>
        <w:r w:rsidR="00582FFA">
          <w:rPr>
            <w:rFonts w:asciiTheme="minorEastAsia" w:eastAsiaTheme="minorEastAsia" w:hAnsiTheme="minorEastAsia" w:hint="eastAsia"/>
            <w:lang w:eastAsia="zh-CN"/>
          </w:rPr>
          <w:t>节点通知Near-RT</w:t>
        </w:r>
        <w:r w:rsidR="00582FFA">
          <w:rPr>
            <w:rFonts w:asciiTheme="minorEastAsia" w:eastAsiaTheme="minorEastAsia" w:hAnsiTheme="minorEastAsia"/>
            <w:lang w:eastAsia="zh-CN"/>
          </w:rPr>
          <w:t xml:space="preserve"> </w:t>
        </w:r>
        <w:r w:rsidR="00582FFA">
          <w:rPr>
            <w:rFonts w:asciiTheme="minorEastAsia" w:eastAsiaTheme="minorEastAsia" w:hAnsiTheme="minorEastAsia" w:hint="eastAsia"/>
            <w:lang w:eastAsia="zh-CN"/>
          </w:rPr>
          <w:t>RIC支持那些功能。</w:t>
        </w:r>
      </w:ins>
    </w:p>
    <w:p w14:paraId="67942EC7" w14:textId="2C0E3A6E" w:rsidR="007B6AFB" w:rsidRDefault="007B6AFB" w:rsidP="007B6AFB">
      <w:pPr>
        <w:rPr>
          <w:ins w:id="218" w:author="作者"/>
        </w:rPr>
      </w:pPr>
      <w:r w:rsidRPr="00AA6C40">
        <w:t>With respect to the E2 interface, the E2 Node consists of</w:t>
      </w:r>
      <w:r w:rsidR="004018C5" w:rsidRPr="00AA6C40">
        <w:t>:</w:t>
      </w:r>
    </w:p>
    <w:p w14:paraId="38E44974" w14:textId="5F5A6F31" w:rsidR="00582FFA" w:rsidRPr="00AA6C40" w:rsidRDefault="00E8718E" w:rsidP="007B6AFB">
      <w:pPr>
        <w:rPr>
          <w:lang w:eastAsia="x-none"/>
        </w:rPr>
      </w:pPr>
      <w:ins w:id="219" w:author="作者">
        <w:r>
          <w:rPr>
            <w:rFonts w:asciiTheme="minorEastAsia" w:eastAsiaTheme="minorEastAsia" w:hAnsiTheme="minorEastAsia" w:hint="eastAsia"/>
            <w:lang w:eastAsia="zh-CN"/>
          </w:rPr>
          <w:t>参照E2接口，E2</w:t>
        </w:r>
        <w:r w:rsidR="005F1797">
          <w:rPr>
            <w:rFonts w:asciiTheme="minorEastAsia" w:eastAsiaTheme="minorEastAsia" w:hAnsiTheme="minorEastAsia" w:hint="eastAsia"/>
            <w:lang w:eastAsia="zh-CN"/>
          </w:rPr>
          <w:t>节点</w:t>
        </w:r>
        <w:del w:id="220" w:author="作者">
          <w:r w:rsidDel="005F1797">
            <w:rPr>
              <w:rFonts w:asciiTheme="minorEastAsia" w:eastAsiaTheme="minorEastAsia" w:hAnsiTheme="minorEastAsia" w:hint="eastAsia"/>
              <w:lang w:eastAsia="zh-CN"/>
            </w:rPr>
            <w:delText>姐弟啊</w:delText>
          </w:r>
        </w:del>
        <w:r>
          <w:rPr>
            <w:rFonts w:asciiTheme="minorEastAsia" w:eastAsiaTheme="minorEastAsia" w:hAnsiTheme="minorEastAsia" w:hint="eastAsia"/>
            <w:lang w:eastAsia="zh-CN"/>
          </w:rPr>
          <w:t>应该包含：</w:t>
        </w:r>
      </w:ins>
    </w:p>
    <w:p w14:paraId="3AD36A60" w14:textId="3848D2A3" w:rsidR="007B6AFB" w:rsidRDefault="007B6AFB" w:rsidP="007B6AFB">
      <w:pPr>
        <w:ind w:left="568" w:hanging="284"/>
        <w:rPr>
          <w:ins w:id="221" w:author="作者"/>
          <w:lang w:eastAsia="x-none"/>
        </w:rPr>
      </w:pPr>
      <w:r w:rsidRPr="00AA6C40">
        <w:rPr>
          <w:lang w:eastAsia="x-none"/>
        </w:rPr>
        <w:t>-</w:t>
      </w:r>
      <w:r w:rsidRPr="00AA6C40">
        <w:rPr>
          <w:lang w:eastAsia="x-none"/>
        </w:rPr>
        <w:tab/>
        <w:t>E2 Agent used to terminate the E2 interface and to forward/receive E2 messages.</w:t>
      </w:r>
    </w:p>
    <w:p w14:paraId="5CC5970C" w14:textId="74E1D298" w:rsidR="00750570" w:rsidRPr="00AA6C40" w:rsidRDefault="00750570" w:rsidP="007B6AFB">
      <w:pPr>
        <w:ind w:left="568" w:hanging="284"/>
        <w:rPr>
          <w:lang w:eastAsia="x-none"/>
        </w:rPr>
      </w:pPr>
      <w:ins w:id="222" w:author="作者">
        <w:r>
          <w:rPr>
            <w:rFonts w:asciiTheme="minorEastAsia" w:eastAsiaTheme="minorEastAsia" w:hAnsiTheme="minorEastAsia" w:hint="eastAsia"/>
            <w:lang w:eastAsia="zh-CN"/>
          </w:rPr>
          <w:t>E2</w:t>
        </w:r>
        <w:r w:rsidR="005E344D">
          <w:rPr>
            <w:rFonts w:asciiTheme="minorEastAsia" w:eastAsiaTheme="minorEastAsia" w:hAnsiTheme="minorEastAsia" w:hint="eastAsia"/>
            <w:lang w:eastAsia="zh-CN"/>
          </w:rPr>
          <w:t>代理</w:t>
        </w:r>
        <w:r w:rsidR="00E95BFD">
          <w:rPr>
            <w:rFonts w:asciiTheme="minorEastAsia" w:eastAsiaTheme="minorEastAsia" w:hAnsiTheme="minorEastAsia" w:hint="eastAsia"/>
            <w:lang w:eastAsia="zh-CN"/>
          </w:rPr>
          <w:t>用来连接E2接口并且发送/接收E消息。</w:t>
        </w:r>
      </w:ins>
    </w:p>
    <w:p w14:paraId="5BA4B5CC" w14:textId="7E0CCFD1" w:rsidR="007B6AFB" w:rsidRDefault="007B6AFB" w:rsidP="007B6AFB">
      <w:pPr>
        <w:ind w:left="568" w:hanging="284"/>
        <w:rPr>
          <w:ins w:id="223" w:author="作者"/>
          <w:lang w:eastAsia="x-none"/>
        </w:rPr>
      </w:pPr>
      <w:r w:rsidRPr="00AA6C40">
        <w:rPr>
          <w:lang w:eastAsia="x-none"/>
        </w:rPr>
        <w:t>-</w:t>
      </w:r>
      <w:r w:rsidRPr="00AA6C40">
        <w:rPr>
          <w:lang w:eastAsia="x-none"/>
        </w:rPr>
        <w:tab/>
        <w:t xml:space="preserve">One or more RAN functions that are controlled by the </w:t>
      </w:r>
      <w:r w:rsidR="00BB0CEB" w:rsidRPr="00AA6C40">
        <w:rPr>
          <w:lang w:eastAsia="x-none"/>
        </w:rPr>
        <w:t>Near-</w:t>
      </w:r>
      <w:r w:rsidRPr="00AA6C40">
        <w:rPr>
          <w:lang w:eastAsia="x-none"/>
        </w:rPr>
        <w:t>RT RIC, i.e. supporting Near-RT RIC Services.</w:t>
      </w:r>
    </w:p>
    <w:p w14:paraId="4C8D8953" w14:textId="1F2B08EF" w:rsidR="00AB2C66" w:rsidRPr="00AA6C40" w:rsidRDefault="005B115E" w:rsidP="007B6AFB">
      <w:pPr>
        <w:ind w:left="568" w:hanging="284"/>
        <w:rPr>
          <w:lang w:eastAsia="x-none"/>
        </w:rPr>
      </w:pPr>
      <w:commentRangeStart w:id="224"/>
      <w:ins w:id="225" w:author="作者">
        <w:r>
          <w:rPr>
            <w:rFonts w:asciiTheme="minorEastAsia" w:eastAsiaTheme="minorEastAsia" w:hAnsiTheme="minorEastAsia" w:hint="eastAsia"/>
            <w:lang w:eastAsia="zh-CN"/>
          </w:rPr>
          <w:t>被Near-RT</w:t>
        </w:r>
        <w:r>
          <w:rPr>
            <w:rFonts w:asciiTheme="minorEastAsia" w:eastAsiaTheme="minorEastAsia" w:hAnsiTheme="minorEastAsia"/>
            <w:lang w:eastAsia="zh-CN"/>
          </w:rPr>
          <w:t xml:space="preserve"> RIC</w:t>
        </w:r>
        <w:r>
          <w:rPr>
            <w:rFonts w:asciiTheme="minorEastAsia" w:eastAsiaTheme="minorEastAsia" w:hAnsiTheme="minorEastAsia" w:hint="eastAsia"/>
            <w:lang w:eastAsia="zh-CN"/>
          </w:rPr>
          <w:t>控制</w:t>
        </w:r>
        <w:r w:rsidR="00422EF0">
          <w:rPr>
            <w:rFonts w:asciiTheme="minorEastAsia" w:eastAsiaTheme="minorEastAsia" w:hAnsiTheme="minorEastAsia" w:hint="eastAsia"/>
            <w:lang w:eastAsia="zh-CN"/>
          </w:rPr>
          <w:t>一个或者多个RAN功能</w:t>
        </w:r>
        <w:r>
          <w:rPr>
            <w:rFonts w:asciiTheme="minorEastAsia" w:eastAsiaTheme="minorEastAsia" w:hAnsiTheme="minorEastAsia" w:hint="eastAsia"/>
            <w:lang w:eastAsia="zh-CN"/>
          </w:rPr>
          <w:t>应该支持</w:t>
        </w:r>
        <w:commentRangeEnd w:id="224"/>
        <w:r w:rsidR="00ED2299">
          <w:rPr>
            <w:rStyle w:val="a9"/>
          </w:rPr>
          <w:commentReference w:id="224"/>
        </w:r>
      </w:ins>
    </w:p>
    <w:p w14:paraId="58DF338A" w14:textId="345CFB01" w:rsidR="007B6AFB" w:rsidRDefault="007B6AFB" w:rsidP="007B6AFB">
      <w:pPr>
        <w:ind w:left="568" w:hanging="284"/>
        <w:rPr>
          <w:ins w:id="226" w:author="作者"/>
          <w:lang w:eastAsia="x-none"/>
        </w:rPr>
      </w:pPr>
      <w:r w:rsidRPr="00AA6C40">
        <w:rPr>
          <w:lang w:eastAsia="x-none"/>
        </w:rPr>
        <w:t>-</w:t>
      </w:r>
      <w:r w:rsidRPr="00AA6C40">
        <w:rPr>
          <w:lang w:eastAsia="x-none"/>
        </w:rPr>
        <w:tab/>
        <w:t>Other RAN functions that do not support Near-RT RIC Services.</w:t>
      </w:r>
    </w:p>
    <w:p w14:paraId="6E1630EC" w14:textId="450BBD87" w:rsidR="00404BDA" w:rsidRPr="00AA6C40" w:rsidRDefault="00ED2299" w:rsidP="007B6AFB">
      <w:pPr>
        <w:ind w:left="568" w:hanging="284"/>
        <w:rPr>
          <w:lang w:eastAsia="x-none"/>
        </w:rPr>
      </w:pPr>
      <w:ins w:id="227" w:author="作者">
        <w:r>
          <w:rPr>
            <w:rFonts w:asciiTheme="minorEastAsia" w:eastAsiaTheme="minorEastAsia" w:hAnsiTheme="minorEastAsia" w:hint="eastAsia"/>
            <w:lang w:eastAsia="zh-CN"/>
          </w:rPr>
          <w:t>其他的RAN功能不用支持Near-RT</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RIC服务</w:t>
        </w:r>
      </w:ins>
    </w:p>
    <w:p w14:paraId="36214104" w14:textId="5409D242" w:rsidR="00DD1DD9" w:rsidRDefault="007B6AFB" w:rsidP="00DD1DD9">
      <w:pPr>
        <w:rPr>
          <w:ins w:id="228" w:author="作者"/>
        </w:rPr>
      </w:pPr>
      <w:r w:rsidRPr="00AA6C40">
        <w:t xml:space="preserve">With respect to the E2 interface, </w:t>
      </w:r>
      <w:bookmarkStart w:id="229" w:name="_Hlk4429253"/>
      <w:r w:rsidRPr="00AA6C40">
        <w:t>t</w:t>
      </w:r>
      <w:r w:rsidR="00DD1DD9" w:rsidRPr="00AA6C40">
        <w:t xml:space="preserve">he </w:t>
      </w:r>
      <w:r w:rsidR="007966F5" w:rsidRPr="00AA6C40">
        <w:t>Near-RT RIC</w:t>
      </w:r>
      <w:r w:rsidR="00DD1DD9" w:rsidRPr="00AA6C40">
        <w:t xml:space="preserve"> consists of:</w:t>
      </w:r>
    </w:p>
    <w:p w14:paraId="17D40DF6" w14:textId="64008B89" w:rsidR="00ED2299" w:rsidRPr="00AA6C40" w:rsidRDefault="00ED2299" w:rsidP="00DD1DD9">
      <w:ins w:id="230" w:author="作者">
        <w:r>
          <w:rPr>
            <w:rFonts w:asciiTheme="minorEastAsia" w:eastAsiaTheme="minorEastAsia" w:hAnsiTheme="minorEastAsia" w:hint="eastAsia"/>
            <w:lang w:eastAsia="zh-CN"/>
          </w:rPr>
          <w:t>根据E2接口，Near-RT</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RIC应该包含</w:t>
        </w:r>
      </w:ins>
    </w:p>
    <w:p w14:paraId="34C7F4B8" w14:textId="42707354" w:rsidR="00DD1DD9" w:rsidRDefault="00DD1DD9" w:rsidP="00DD1DD9">
      <w:pPr>
        <w:pStyle w:val="B1"/>
        <w:rPr>
          <w:ins w:id="231" w:author="作者"/>
        </w:rPr>
      </w:pPr>
      <w:r w:rsidRPr="00AA6C40">
        <w:t>-</w:t>
      </w:r>
      <w:r w:rsidRPr="00AA6C40">
        <w:tab/>
        <w:t xml:space="preserve">Database holding data from xApp applications and </w:t>
      </w:r>
      <w:r w:rsidR="004018C5" w:rsidRPr="00AA6C40">
        <w:t>E2 Node</w:t>
      </w:r>
      <w:r w:rsidR="00A67904" w:rsidRPr="00AA6C40">
        <w:t xml:space="preserve"> </w:t>
      </w:r>
      <w:r w:rsidR="00AD6FAC" w:rsidRPr="00AA6C40">
        <w:t>and</w:t>
      </w:r>
      <w:r w:rsidR="00A67904" w:rsidRPr="00AA6C40">
        <w:t xml:space="preserve"> </w:t>
      </w:r>
      <w:r w:rsidRPr="00AA6C40">
        <w:t xml:space="preserve">providing data to </w:t>
      </w:r>
      <w:proofErr w:type="spellStart"/>
      <w:r w:rsidRPr="00AA6C40">
        <w:t>xApp</w:t>
      </w:r>
      <w:proofErr w:type="spellEnd"/>
      <w:r w:rsidRPr="00AA6C40">
        <w:t xml:space="preserve"> applications</w:t>
      </w:r>
    </w:p>
    <w:p w14:paraId="6F0541B1" w14:textId="283E82CC" w:rsidR="00ED2299" w:rsidRPr="00AA6C40" w:rsidRDefault="00513F49" w:rsidP="00DD1DD9">
      <w:pPr>
        <w:pStyle w:val="B1"/>
        <w:rPr>
          <w:rFonts w:hint="eastAsia"/>
        </w:rPr>
      </w:pPr>
      <w:ins w:id="232" w:author="作者">
        <w:r>
          <w:rPr>
            <w:rFonts w:asciiTheme="minorEastAsia" w:eastAsiaTheme="minorEastAsia" w:hAnsiTheme="minorEastAsia" w:hint="eastAsia"/>
            <w:lang w:eastAsia="zh-CN"/>
          </w:rPr>
          <w:t>提供能为</w:t>
        </w:r>
        <w:proofErr w:type="spellStart"/>
        <w:r>
          <w:rPr>
            <w:rFonts w:asciiTheme="minorEastAsia" w:eastAsiaTheme="minorEastAsia" w:hAnsiTheme="minorEastAsia" w:hint="eastAsia"/>
            <w:lang w:eastAsia="zh-CN"/>
          </w:rPr>
          <w:t>xApp</w:t>
        </w:r>
        <w:proofErr w:type="spellEnd"/>
        <w:r>
          <w:rPr>
            <w:rFonts w:asciiTheme="minorEastAsia" w:eastAsiaTheme="minorEastAsia" w:hAnsiTheme="minorEastAsia" w:hint="eastAsia"/>
            <w:lang w:eastAsia="zh-CN"/>
          </w:rPr>
          <w:t>应用和E2节点</w:t>
        </w:r>
        <w:proofErr w:type="gramStart"/>
        <w:r>
          <w:rPr>
            <w:rFonts w:asciiTheme="minorEastAsia" w:eastAsiaTheme="minorEastAsia" w:hAnsiTheme="minorEastAsia" w:hint="eastAsia"/>
            <w:lang w:eastAsia="zh-CN"/>
          </w:rPr>
          <w:t>存数据</w:t>
        </w:r>
        <w:proofErr w:type="gramEnd"/>
        <w:r>
          <w:rPr>
            <w:rFonts w:asciiTheme="minorEastAsia" w:eastAsiaTheme="minorEastAsia" w:hAnsiTheme="minorEastAsia" w:hint="eastAsia"/>
            <w:lang w:eastAsia="zh-CN"/>
          </w:rPr>
          <w:t>的数据库和为</w:t>
        </w:r>
        <w:proofErr w:type="spellStart"/>
        <w:r>
          <w:rPr>
            <w:rFonts w:asciiTheme="minorEastAsia" w:eastAsiaTheme="minorEastAsia" w:hAnsiTheme="minorEastAsia" w:hint="eastAsia"/>
            <w:lang w:eastAsia="zh-CN"/>
          </w:rPr>
          <w:t>xApp</w:t>
        </w:r>
        <w:proofErr w:type="spellEnd"/>
        <w:r>
          <w:rPr>
            <w:rFonts w:asciiTheme="minorEastAsia" w:eastAsiaTheme="minorEastAsia" w:hAnsiTheme="minorEastAsia" w:hint="eastAsia"/>
            <w:lang w:eastAsia="zh-CN"/>
          </w:rPr>
          <w:t>应用提供数据的数据库</w:t>
        </w:r>
      </w:ins>
    </w:p>
    <w:p w14:paraId="76040E82" w14:textId="057ACF44" w:rsidR="00DD1DD9" w:rsidRDefault="00DD1DD9" w:rsidP="00DD1DD9">
      <w:pPr>
        <w:pStyle w:val="B1"/>
        <w:rPr>
          <w:ins w:id="233" w:author="作者"/>
        </w:rPr>
      </w:pPr>
      <w:r w:rsidRPr="00AA6C40">
        <w:t>-</w:t>
      </w:r>
      <w:r w:rsidRPr="00AA6C40">
        <w:tab/>
        <w:t xml:space="preserve">E2 Termination </w:t>
      </w:r>
      <w:r w:rsidR="00AD6FAC" w:rsidRPr="00AA6C40">
        <w:t>function</w:t>
      </w:r>
    </w:p>
    <w:p w14:paraId="536E112F" w14:textId="4DF516B6" w:rsidR="00513F49" w:rsidRPr="00AA6C40" w:rsidRDefault="00513F49" w:rsidP="00DD1DD9">
      <w:pPr>
        <w:pStyle w:val="B1"/>
      </w:pPr>
      <w:ins w:id="234" w:author="作者">
        <w:r>
          <w:rPr>
            <w:rFonts w:asciiTheme="minorEastAsia" w:eastAsiaTheme="minorEastAsia" w:hAnsiTheme="minorEastAsia" w:hint="eastAsia"/>
            <w:lang w:eastAsia="zh-CN"/>
          </w:rPr>
          <w:t>E2</w:t>
        </w:r>
        <w:r w:rsidR="00EE4844">
          <w:t xml:space="preserve"> </w:t>
        </w:r>
        <w:r w:rsidR="00EE4844">
          <w:rPr>
            <w:rFonts w:ascii="宋体" w:eastAsia="宋体" w:hAnsi="宋体" w:cs="宋体" w:hint="eastAsia"/>
            <w:lang w:eastAsia="zh-CN"/>
          </w:rPr>
          <w:t>终端功能</w:t>
        </w:r>
      </w:ins>
    </w:p>
    <w:p w14:paraId="14AD7F00" w14:textId="416759FE" w:rsidR="00DD1DD9" w:rsidRDefault="00DD1DD9" w:rsidP="00DD1DD9">
      <w:pPr>
        <w:pStyle w:val="B1"/>
        <w:rPr>
          <w:ins w:id="235" w:author="作者"/>
        </w:rPr>
      </w:pPr>
      <w:r w:rsidRPr="00AA6C40">
        <w:t>-</w:t>
      </w:r>
      <w:r w:rsidRPr="00AA6C40">
        <w:tab/>
        <w:t xml:space="preserve">One or more xApp applications </w:t>
      </w:r>
    </w:p>
    <w:p w14:paraId="34F44302" w14:textId="67F179B5" w:rsidR="00EE4844" w:rsidRPr="00AA6C40" w:rsidRDefault="00EE4844" w:rsidP="00DD1DD9">
      <w:pPr>
        <w:pStyle w:val="B1"/>
      </w:pPr>
      <w:ins w:id="236" w:author="作者">
        <w:r>
          <w:rPr>
            <w:rFonts w:asciiTheme="minorEastAsia" w:eastAsiaTheme="minorEastAsia" w:hAnsiTheme="minorEastAsia" w:hint="eastAsia"/>
            <w:lang w:eastAsia="zh-CN"/>
          </w:rPr>
          <w:t>一个或者多个</w:t>
        </w:r>
        <w:proofErr w:type="spellStart"/>
        <w:r>
          <w:rPr>
            <w:rFonts w:asciiTheme="minorEastAsia" w:eastAsiaTheme="minorEastAsia" w:hAnsiTheme="minorEastAsia" w:hint="eastAsia"/>
            <w:lang w:eastAsia="zh-CN"/>
          </w:rPr>
          <w:t>xApp</w:t>
        </w:r>
        <w:proofErr w:type="spellEnd"/>
        <w:r>
          <w:rPr>
            <w:rFonts w:ascii="宋体" w:eastAsia="宋体" w:hAnsi="宋体" w:cs="宋体" w:hint="eastAsia"/>
            <w:lang w:eastAsia="zh-CN"/>
          </w:rPr>
          <w:t>应用</w:t>
        </w:r>
      </w:ins>
    </w:p>
    <w:p w14:paraId="24F0E557" w14:textId="70A070EE" w:rsidR="00DD1DD9" w:rsidRPr="00AA6C40" w:rsidRDefault="007B6AFB" w:rsidP="00DD1DD9">
      <w:pPr>
        <w:pStyle w:val="TH"/>
        <w:rPr>
          <w:rFonts w:eastAsia="宋体"/>
        </w:rPr>
      </w:pPr>
      <w:r w:rsidRPr="00AA6C40">
        <w:rPr>
          <w:rFonts w:eastAsia="宋体"/>
        </w:rPr>
        <w:object w:dxaOrig="3870" w:dyaOrig="5595" w14:anchorId="37B6D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pt;height:253pt" o:ole="">
            <v:imagedata r:id="rId25" o:title=""/>
          </v:shape>
          <o:OLEObject Type="Embed" ProgID="Mscgen.Chart" ShapeID="_x0000_i1025" DrawAspect="Content" ObjectID="_1697266277" r:id="rId26"/>
        </w:object>
      </w:r>
      <w:bookmarkStart w:id="237" w:name="_Hlk5380701"/>
      <w:bookmarkEnd w:id="229"/>
      <w:r w:rsidRPr="00AA6C40" w:rsidDel="007B6AFB">
        <w:rPr>
          <w:rFonts w:eastAsia="宋体"/>
        </w:rPr>
        <w:t xml:space="preserve"> </w:t>
      </w:r>
      <w:bookmarkEnd w:id="237"/>
    </w:p>
    <w:p w14:paraId="489AF01B" w14:textId="02EF060C" w:rsidR="00DD1DD9" w:rsidRPr="00AA6C40" w:rsidRDefault="00DD1DD9" w:rsidP="00DD1DD9">
      <w:pPr>
        <w:pStyle w:val="TF"/>
      </w:pPr>
      <w:r w:rsidRPr="00AA6C40">
        <w:t xml:space="preserve">Figure 5.1-1: Relationship between </w:t>
      </w:r>
      <w:r w:rsidR="007966F5" w:rsidRPr="00AA6C40">
        <w:t>Near-RT RIC</w:t>
      </w:r>
      <w:r w:rsidRPr="00AA6C40">
        <w:t xml:space="preserve"> and </w:t>
      </w:r>
      <w:r w:rsidR="00AD6FAC" w:rsidRPr="00AA6C40">
        <w:t>E2 Node</w:t>
      </w:r>
    </w:p>
    <w:p w14:paraId="7D4C9146" w14:textId="7C128358" w:rsidR="00006CB2" w:rsidRPr="00AA6C40" w:rsidRDefault="00006CB2" w:rsidP="00DD1DD9">
      <w:pPr>
        <w:pStyle w:val="TF"/>
      </w:pPr>
    </w:p>
    <w:p w14:paraId="6B3182DF" w14:textId="1EFD5408" w:rsidR="008A3369" w:rsidRPr="00AA6C40" w:rsidRDefault="00D24B81" w:rsidP="00B76DDE">
      <w:pPr>
        <w:pStyle w:val="2"/>
        <w:numPr>
          <w:ilvl w:val="0"/>
          <w:numId w:val="0"/>
        </w:numPr>
        <w:ind w:left="576" w:hanging="576"/>
        <w:rPr>
          <w:lang w:val="en-US"/>
        </w:rPr>
      </w:pPr>
      <w:bookmarkStart w:id="238" w:name="_Toc45723252"/>
      <w:r w:rsidRPr="00AA6C40">
        <w:rPr>
          <w:lang w:val="en-US"/>
        </w:rPr>
        <w:t>5.2</w:t>
      </w:r>
      <w:r w:rsidRPr="00AA6C40">
        <w:rPr>
          <w:lang w:val="en-US"/>
        </w:rPr>
        <w:tab/>
      </w:r>
      <w:r w:rsidR="008A3369" w:rsidRPr="00AA6C40">
        <w:rPr>
          <w:lang w:val="en-US"/>
        </w:rPr>
        <w:t>E2 interface specification objectives</w:t>
      </w:r>
      <w:bookmarkEnd w:id="238"/>
    </w:p>
    <w:p w14:paraId="132306F0" w14:textId="559D045F" w:rsidR="008A3369" w:rsidRDefault="008A3369" w:rsidP="008A3369">
      <w:pPr>
        <w:rPr>
          <w:ins w:id="239" w:author="作者"/>
        </w:rPr>
      </w:pPr>
      <w:r w:rsidRPr="00AA6C40">
        <w:t>The E2 interface specifications shall facilitate the following:</w:t>
      </w:r>
    </w:p>
    <w:p w14:paraId="03BD94C5" w14:textId="2C3EE5E9" w:rsidR="00230AD9" w:rsidRPr="00AA6C40" w:rsidRDefault="00230AD9" w:rsidP="008A3369">
      <w:ins w:id="240" w:author="作者">
        <w:r>
          <w:rPr>
            <w:rFonts w:asciiTheme="minorEastAsia" w:eastAsiaTheme="minorEastAsia" w:hAnsiTheme="minorEastAsia" w:hint="eastAsia"/>
            <w:lang w:eastAsia="zh-CN"/>
          </w:rPr>
          <w:t>E2接口</w:t>
        </w:r>
        <w:r w:rsidR="009E4910">
          <w:rPr>
            <w:rFonts w:asciiTheme="minorEastAsia" w:eastAsiaTheme="minorEastAsia" w:hAnsiTheme="minorEastAsia" w:hint="eastAsia"/>
            <w:lang w:eastAsia="zh-CN"/>
          </w:rPr>
          <w:t>帮助如下：</w:t>
        </w:r>
      </w:ins>
    </w:p>
    <w:p w14:paraId="41CDE52D" w14:textId="48439E5F" w:rsidR="008A3369" w:rsidRPr="00AA6C40" w:rsidRDefault="008A3369" w:rsidP="008A3369">
      <w:pPr>
        <w:pStyle w:val="B1"/>
      </w:pPr>
      <w:r w:rsidRPr="00AA6C40">
        <w:t xml:space="preserve">Connectivity between </w:t>
      </w:r>
      <w:r w:rsidR="007966F5" w:rsidRPr="00AA6C40">
        <w:t>Near-RT RIC</w:t>
      </w:r>
      <w:r w:rsidRPr="00AA6C40">
        <w:t xml:space="preserve"> and </w:t>
      </w:r>
      <w:r w:rsidR="00EC7566" w:rsidRPr="00AA6C40">
        <w:t xml:space="preserve">E2 </w:t>
      </w:r>
      <w:r w:rsidR="005406BF" w:rsidRPr="00AA6C40">
        <w:t xml:space="preserve">Node </w:t>
      </w:r>
      <w:r w:rsidRPr="00AA6C40">
        <w:t xml:space="preserve">supplied by different </w:t>
      </w:r>
      <w:r w:rsidR="00BB6643" w:rsidRPr="00AA6C40">
        <w:t>vendors</w:t>
      </w:r>
      <w:r w:rsidRPr="00AA6C40">
        <w:t>;</w:t>
      </w:r>
    </w:p>
    <w:p w14:paraId="12DDCDD6" w14:textId="76B998DD" w:rsidR="008A3369" w:rsidRPr="00AA6C40" w:rsidRDefault="008A3369" w:rsidP="008A3369">
      <w:pPr>
        <w:pStyle w:val="B1"/>
      </w:pPr>
      <w:r w:rsidRPr="00AA6C40">
        <w:t>-</w:t>
      </w:r>
      <w:r w:rsidRPr="00AA6C40">
        <w:tab/>
      </w:r>
      <w:r w:rsidR="00AD6FAC" w:rsidRPr="00AA6C40">
        <w:t xml:space="preserve">Exposure of selected E2 </w:t>
      </w:r>
      <w:r w:rsidR="005406BF" w:rsidRPr="00AA6C40">
        <w:t xml:space="preserve">Node </w:t>
      </w:r>
      <w:r w:rsidR="00AD6FAC" w:rsidRPr="00AA6C40">
        <w:t xml:space="preserve">data (e.g. </w:t>
      </w:r>
      <w:r w:rsidR="00891ADA">
        <w:t xml:space="preserve">configuration information (cell configuration, supported slices, PLMNs, etc.), </w:t>
      </w:r>
      <w:r w:rsidR="00AD6FAC" w:rsidRPr="00AA6C40">
        <w:t>network measurements, context information, etc.) towards the Near-RT RIC</w:t>
      </w:r>
    </w:p>
    <w:p w14:paraId="622E4017" w14:textId="4C6D4865" w:rsidR="008A3369" w:rsidRDefault="008A3369" w:rsidP="008A3369">
      <w:pPr>
        <w:pStyle w:val="B1"/>
        <w:rPr>
          <w:ins w:id="241" w:author="作者"/>
        </w:rPr>
      </w:pPr>
      <w:r w:rsidRPr="00AA6C40">
        <w:t>-</w:t>
      </w:r>
      <w:r w:rsidRPr="00AA6C40">
        <w:tab/>
        <w:t xml:space="preserve">Enables the </w:t>
      </w:r>
      <w:r w:rsidR="007966F5" w:rsidRPr="00AA6C40">
        <w:t>Near-RT RIC</w:t>
      </w:r>
      <w:r w:rsidRPr="00AA6C40">
        <w:t xml:space="preserve"> to control selected functions on the </w:t>
      </w:r>
      <w:r w:rsidR="00EC7566" w:rsidRPr="00AA6C40">
        <w:t xml:space="preserve">E2 </w:t>
      </w:r>
      <w:r w:rsidR="005406BF" w:rsidRPr="00AA6C40">
        <w:t>Node</w:t>
      </w:r>
    </w:p>
    <w:p w14:paraId="177F383D" w14:textId="1BD53D64" w:rsidR="009E4910" w:rsidRDefault="009E4910" w:rsidP="008A3369">
      <w:pPr>
        <w:pStyle w:val="B1"/>
        <w:rPr>
          <w:ins w:id="242" w:author="作者"/>
          <w:rFonts w:ascii="宋体" w:eastAsia="宋体" w:hAnsi="宋体" w:cs="宋体"/>
          <w:lang w:eastAsia="zh-CN"/>
        </w:rPr>
      </w:pPr>
      <w:ins w:id="243" w:author="作者">
        <w:r>
          <w:rPr>
            <w:rFonts w:asciiTheme="minorEastAsia" w:eastAsiaTheme="minorEastAsia" w:hAnsiTheme="minorEastAsia" w:hint="eastAsia"/>
            <w:lang w:eastAsia="zh-CN"/>
          </w:rPr>
          <w:t>在Near-RT</w:t>
        </w:r>
        <w:r>
          <w:t xml:space="preserve"> </w:t>
        </w:r>
        <w:r>
          <w:rPr>
            <w:rFonts w:asciiTheme="minorEastAsia" w:eastAsiaTheme="minorEastAsia" w:hAnsiTheme="minorEastAsia" w:hint="eastAsia"/>
            <w:lang w:eastAsia="zh-CN"/>
          </w:rPr>
          <w:t>RIC与E2</w:t>
        </w:r>
        <w:r>
          <w:rPr>
            <w:rFonts w:ascii="宋体" w:eastAsia="宋体" w:hAnsi="宋体" w:cs="宋体" w:hint="eastAsia"/>
            <w:lang w:eastAsia="zh-CN"/>
          </w:rPr>
          <w:t>节点之间的连接应该</w:t>
        </w:r>
        <w:r w:rsidR="005A4EBC">
          <w:rPr>
            <w:rFonts w:ascii="宋体" w:eastAsia="宋体" w:hAnsi="宋体" w:cs="宋体" w:hint="eastAsia"/>
            <w:lang w:eastAsia="zh-CN"/>
          </w:rPr>
          <w:t>：</w:t>
        </w:r>
      </w:ins>
    </w:p>
    <w:p w14:paraId="5EA0DBE0" w14:textId="0457672C" w:rsidR="005A4EBC" w:rsidRDefault="005A4EBC" w:rsidP="008A3369">
      <w:pPr>
        <w:pStyle w:val="B1"/>
        <w:rPr>
          <w:ins w:id="244" w:author="作者"/>
          <w:rFonts w:ascii="宋体" w:eastAsia="宋体" w:hAnsi="宋体" w:cs="宋体"/>
          <w:lang w:eastAsia="zh-CN"/>
        </w:rPr>
      </w:pPr>
      <w:ins w:id="245" w:author="作者">
        <w:r>
          <w:rPr>
            <w:rFonts w:asciiTheme="minorEastAsia" w:eastAsiaTheme="minorEastAsia" w:hAnsiTheme="minorEastAsia" w:hint="eastAsia"/>
            <w:lang w:eastAsia="zh-CN"/>
          </w:rPr>
          <w:t>-</w:t>
        </w:r>
        <w:r>
          <w:t xml:space="preserve"> </w:t>
        </w:r>
        <w:r>
          <w:rPr>
            <w:rFonts w:asciiTheme="minorEastAsia" w:eastAsiaTheme="minorEastAsia" w:hAnsiTheme="minorEastAsia" w:hint="eastAsia"/>
            <w:lang w:eastAsia="zh-CN"/>
          </w:rPr>
          <w:t>暴露在面向Near-RT</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RIC</w:t>
        </w:r>
        <w:r>
          <w:rPr>
            <w:rFonts w:ascii="宋体" w:eastAsia="宋体" w:hAnsi="宋体" w:cs="宋体" w:hint="eastAsia"/>
            <w:lang w:eastAsia="zh-CN"/>
          </w:rPr>
          <w:t>可选择的E2节点数据</w:t>
        </w:r>
        <w:r w:rsidR="005952DA">
          <w:rPr>
            <w:rFonts w:ascii="宋体" w:eastAsia="宋体" w:hAnsi="宋体" w:cs="宋体" w:hint="eastAsia"/>
            <w:lang w:eastAsia="zh-CN"/>
          </w:rPr>
          <w:t>（例如：配置数据（</w:t>
        </w:r>
        <w:r w:rsidR="00BC291F">
          <w:rPr>
            <w:rFonts w:ascii="宋体" w:eastAsia="宋体" w:hAnsi="宋体" w:cs="宋体" w:hint="eastAsia"/>
            <w:lang w:eastAsia="zh-CN"/>
          </w:rPr>
          <w:t>基站配置、支持的切片，PLMNs等</w:t>
        </w:r>
        <w:r w:rsidR="005952DA">
          <w:rPr>
            <w:rFonts w:ascii="宋体" w:eastAsia="宋体" w:hAnsi="宋体" w:cs="宋体" w:hint="eastAsia"/>
            <w:lang w:eastAsia="zh-CN"/>
          </w:rPr>
          <w:t>）</w:t>
        </w:r>
        <w:r w:rsidR="00BC291F">
          <w:rPr>
            <w:rFonts w:ascii="宋体" w:eastAsia="宋体" w:hAnsi="宋体" w:cs="宋体" w:hint="eastAsia"/>
            <w:lang w:eastAsia="zh-CN"/>
          </w:rPr>
          <w:t>，网络测量，内容信息等</w:t>
        </w:r>
        <w:r w:rsidR="005952DA">
          <w:rPr>
            <w:rFonts w:ascii="宋体" w:eastAsia="宋体" w:hAnsi="宋体" w:cs="宋体" w:hint="eastAsia"/>
            <w:lang w:eastAsia="zh-CN"/>
          </w:rPr>
          <w:t>）</w:t>
        </w:r>
      </w:ins>
    </w:p>
    <w:p w14:paraId="281DC632" w14:textId="0770873F" w:rsidR="00A46471" w:rsidRPr="00AA6C40" w:rsidRDefault="00A46471" w:rsidP="008A3369">
      <w:pPr>
        <w:pStyle w:val="B1"/>
      </w:pPr>
      <w:ins w:id="246" w:author="作者">
        <w:r>
          <w:rPr>
            <w:rFonts w:asciiTheme="minorEastAsia" w:eastAsiaTheme="minorEastAsia" w:hAnsiTheme="minorEastAsia" w:hint="eastAsia"/>
            <w:lang w:eastAsia="zh-CN"/>
          </w:rPr>
          <w:t>-</w:t>
        </w:r>
        <w:r>
          <w:t xml:space="preserve"> </w:t>
        </w:r>
        <w:r>
          <w:rPr>
            <w:rFonts w:asciiTheme="minorEastAsia" w:eastAsiaTheme="minorEastAsia" w:hAnsiTheme="minorEastAsia" w:hint="eastAsia"/>
            <w:lang w:eastAsia="zh-CN"/>
          </w:rPr>
          <w:t>能够在E2节点上去使得Near</w:t>
        </w:r>
        <w:r>
          <w:rPr>
            <w:rFonts w:asciiTheme="minorEastAsia" w:eastAsiaTheme="minorEastAsia" w:hAnsiTheme="minorEastAsia"/>
            <w:lang w:eastAsia="zh-CN"/>
          </w:rPr>
          <w:t xml:space="preserve">-RT </w:t>
        </w:r>
        <w:r>
          <w:rPr>
            <w:rFonts w:asciiTheme="minorEastAsia" w:eastAsiaTheme="minorEastAsia" w:hAnsiTheme="minorEastAsia" w:hint="eastAsia"/>
            <w:lang w:eastAsia="zh-CN"/>
          </w:rPr>
          <w:t>RIC</w:t>
        </w:r>
        <w:proofErr w:type="gramStart"/>
        <w:r>
          <w:rPr>
            <w:rFonts w:asciiTheme="minorEastAsia" w:eastAsiaTheme="minorEastAsia" w:hAnsiTheme="minorEastAsia" w:hint="eastAsia"/>
            <w:lang w:eastAsia="zh-CN"/>
          </w:rPr>
          <w:t>能够可哦你</w:t>
        </w:r>
        <w:proofErr w:type="gramEnd"/>
        <w:r>
          <w:rPr>
            <w:rFonts w:asciiTheme="minorEastAsia" w:eastAsiaTheme="minorEastAsia" w:hAnsiTheme="minorEastAsia" w:hint="eastAsia"/>
            <w:lang w:eastAsia="zh-CN"/>
          </w:rPr>
          <w:t>工作选择的功能</w:t>
        </w:r>
      </w:ins>
    </w:p>
    <w:p w14:paraId="7AFA09CE" w14:textId="68069EB9" w:rsidR="00DD1DD9" w:rsidRPr="00AA6C40" w:rsidRDefault="00D24B81" w:rsidP="00B76DDE">
      <w:pPr>
        <w:pStyle w:val="2"/>
        <w:numPr>
          <w:ilvl w:val="0"/>
          <w:numId w:val="0"/>
        </w:numPr>
        <w:ind w:left="576" w:hanging="576"/>
        <w:rPr>
          <w:lang w:val="en-US"/>
        </w:rPr>
      </w:pPr>
      <w:bookmarkStart w:id="247" w:name="_Toc45723253"/>
      <w:r w:rsidRPr="00AA6C40">
        <w:rPr>
          <w:lang w:val="en-US"/>
        </w:rPr>
        <w:t>5.3</w:t>
      </w:r>
      <w:r w:rsidRPr="00AA6C40">
        <w:rPr>
          <w:lang w:val="en-US"/>
        </w:rPr>
        <w:tab/>
      </w:r>
      <w:r w:rsidR="00AB5FE8" w:rsidRPr="00AA6C40">
        <w:rPr>
          <w:lang w:val="en-US"/>
        </w:rPr>
        <w:t>Functions</w:t>
      </w:r>
      <w:r w:rsidR="00AD6FAC" w:rsidRPr="00AA6C40">
        <w:rPr>
          <w:lang w:val="en-US"/>
        </w:rPr>
        <w:t xml:space="preserve"> of the E2 Interface</w:t>
      </w:r>
      <w:bookmarkEnd w:id="247"/>
    </w:p>
    <w:p w14:paraId="4A1C416D" w14:textId="147F779A" w:rsidR="00070C0A" w:rsidRPr="00AA6C40" w:rsidRDefault="00070C0A" w:rsidP="00E72832">
      <w:pPr>
        <w:pStyle w:val="3"/>
        <w:numPr>
          <w:ilvl w:val="0"/>
          <w:numId w:val="0"/>
        </w:numPr>
        <w:ind w:left="720" w:hanging="720"/>
        <w:rPr>
          <w:lang w:val="en-US" w:eastAsia="en-GB"/>
        </w:rPr>
      </w:pPr>
      <w:bookmarkStart w:id="248" w:name="_Toc45723254"/>
      <w:r w:rsidRPr="00AA6C40">
        <w:rPr>
          <w:lang w:val="en-US" w:eastAsia="en-GB"/>
        </w:rPr>
        <w:t>5.3.</w:t>
      </w:r>
      <w:r w:rsidR="0028421C" w:rsidRPr="00AA6C40">
        <w:rPr>
          <w:lang w:val="en-US" w:eastAsia="en-GB"/>
        </w:rPr>
        <w:t>1</w:t>
      </w:r>
      <w:r w:rsidR="00B62CB4" w:rsidRPr="00AA6C40">
        <w:rPr>
          <w:lang w:val="en-US" w:eastAsia="en-GB"/>
        </w:rPr>
        <w:tab/>
      </w:r>
      <w:r w:rsidRPr="00AA6C40">
        <w:rPr>
          <w:lang w:val="en-US" w:eastAsia="en-GB"/>
        </w:rPr>
        <w:t>General</w:t>
      </w:r>
      <w:bookmarkEnd w:id="248"/>
    </w:p>
    <w:p w14:paraId="2301E4A6" w14:textId="77777777" w:rsidR="00D95B96" w:rsidRPr="00AA6C40" w:rsidRDefault="00D95B96" w:rsidP="00D95B96">
      <w:pPr>
        <w:spacing w:line="276" w:lineRule="auto"/>
        <w:rPr>
          <w:lang w:eastAsia="en-GB"/>
        </w:rPr>
      </w:pPr>
      <w:r w:rsidRPr="00AA6C40">
        <w:rPr>
          <w:lang w:eastAsia="en-GB"/>
        </w:rPr>
        <w:t>The E2 functions are grouped into the following categories:</w:t>
      </w:r>
    </w:p>
    <w:p w14:paraId="0DCDDE3E" w14:textId="77777777" w:rsidR="00D95B96" w:rsidRPr="00AA6C40" w:rsidRDefault="00D95B96" w:rsidP="00D95B96">
      <w:pPr>
        <w:spacing w:line="276" w:lineRule="auto"/>
        <w:rPr>
          <w:lang w:eastAsia="en-GB"/>
        </w:rPr>
      </w:pPr>
      <w:r w:rsidRPr="00AA6C40">
        <w:rPr>
          <w:lang w:eastAsia="en-GB"/>
        </w:rPr>
        <w:t xml:space="preserve">NEAR-RT RIC services: </w:t>
      </w:r>
    </w:p>
    <w:p w14:paraId="2DD3B8D5" w14:textId="63C18D66" w:rsidR="00D95B96" w:rsidRPr="00A2262F" w:rsidRDefault="00D95B96" w:rsidP="00D95B96">
      <w:pPr>
        <w:pStyle w:val="ae"/>
        <w:numPr>
          <w:ilvl w:val="0"/>
          <w:numId w:val="27"/>
        </w:numPr>
        <w:spacing w:after="180" w:line="276" w:lineRule="auto"/>
        <w:contextualSpacing/>
        <w:rPr>
          <w:ins w:id="249" w:author="作者"/>
          <w:rFonts w:ascii="Times New Roman" w:hAnsi="Times New Roman" w:cs="Times New Roman"/>
          <w:sz w:val="20"/>
          <w:szCs w:val="20"/>
          <w:rPrChange w:id="250" w:author="作者">
            <w:rPr>
              <w:ins w:id="251" w:author="作者"/>
              <w:rFonts w:ascii="Times New Roman" w:hAnsi="Times New Roman" w:cs="Times New Roman"/>
              <w:kern w:val="24"/>
              <w:sz w:val="20"/>
              <w:szCs w:val="20"/>
            </w:rPr>
          </w:rPrChange>
        </w:rPr>
      </w:pPr>
      <w:r w:rsidRPr="00AA6C40">
        <w:rPr>
          <w:rFonts w:ascii="Times New Roman" w:hAnsi="Times New Roman" w:cs="Times New Roman"/>
          <w:kern w:val="24"/>
          <w:sz w:val="20"/>
          <w:szCs w:val="20"/>
        </w:rPr>
        <w:t>Near-RT RIC Services (</w:t>
      </w:r>
      <w:r w:rsidRPr="00AA6C40">
        <w:rPr>
          <w:rFonts w:ascii="Times New Roman" w:hAnsi="Times New Roman" w:cs="Times New Roman"/>
          <w:b/>
          <w:kern w:val="24"/>
          <w:sz w:val="20"/>
          <w:szCs w:val="20"/>
        </w:rPr>
        <w:t>REPORT</w:t>
      </w:r>
      <w:r w:rsidRPr="00AA6C40">
        <w:rPr>
          <w:rFonts w:ascii="Times New Roman" w:hAnsi="Times New Roman" w:cs="Times New Roman"/>
          <w:kern w:val="24"/>
          <w:sz w:val="20"/>
          <w:szCs w:val="20"/>
        </w:rPr>
        <w:t xml:space="preserve">, </w:t>
      </w:r>
      <w:r w:rsidRPr="00AA6C40">
        <w:rPr>
          <w:rFonts w:ascii="Times New Roman" w:hAnsi="Times New Roman" w:cs="Times New Roman"/>
          <w:b/>
          <w:kern w:val="24"/>
          <w:sz w:val="20"/>
          <w:szCs w:val="20"/>
        </w:rPr>
        <w:t>INSERT</w:t>
      </w:r>
      <w:r w:rsidRPr="00AA6C40">
        <w:rPr>
          <w:rFonts w:ascii="Times New Roman" w:hAnsi="Times New Roman" w:cs="Times New Roman"/>
          <w:kern w:val="24"/>
          <w:sz w:val="20"/>
          <w:szCs w:val="20"/>
        </w:rPr>
        <w:t xml:space="preserve">, </w:t>
      </w:r>
      <w:r w:rsidRPr="00AA6C40">
        <w:rPr>
          <w:rFonts w:ascii="Times New Roman" w:hAnsi="Times New Roman" w:cs="Times New Roman"/>
          <w:b/>
          <w:kern w:val="24"/>
          <w:sz w:val="20"/>
          <w:szCs w:val="20"/>
        </w:rPr>
        <w:t>CONTROL</w:t>
      </w:r>
      <w:r w:rsidRPr="00AA6C40">
        <w:rPr>
          <w:rFonts w:ascii="Times New Roman" w:hAnsi="Times New Roman" w:cs="Times New Roman"/>
          <w:kern w:val="24"/>
          <w:sz w:val="20"/>
          <w:szCs w:val="20"/>
        </w:rPr>
        <w:t xml:space="preserve"> and </w:t>
      </w:r>
      <w:r w:rsidRPr="00AA6C40">
        <w:rPr>
          <w:rFonts w:ascii="Times New Roman" w:hAnsi="Times New Roman" w:cs="Times New Roman"/>
          <w:b/>
          <w:kern w:val="24"/>
          <w:sz w:val="20"/>
          <w:szCs w:val="20"/>
        </w:rPr>
        <w:t>POLICY</w:t>
      </w:r>
      <w:r w:rsidRPr="00AA6C40">
        <w:rPr>
          <w:rFonts w:ascii="Times New Roman" w:hAnsi="Times New Roman" w:cs="Times New Roman"/>
          <w:kern w:val="24"/>
          <w:sz w:val="20"/>
          <w:szCs w:val="20"/>
        </w:rPr>
        <w:t>, as described in Section 5.3.2).</w:t>
      </w:r>
    </w:p>
    <w:p w14:paraId="135A6B1B" w14:textId="6BCF845C" w:rsidR="00242F89" w:rsidRPr="00AA6C40" w:rsidRDefault="00665CA7" w:rsidP="00D95B96">
      <w:pPr>
        <w:pStyle w:val="ae"/>
        <w:numPr>
          <w:ilvl w:val="0"/>
          <w:numId w:val="27"/>
        </w:numPr>
        <w:spacing w:after="180" w:line="276" w:lineRule="auto"/>
        <w:contextualSpacing/>
        <w:rPr>
          <w:rFonts w:ascii="Times New Roman" w:hAnsi="Times New Roman" w:cs="Times New Roman"/>
          <w:sz w:val="20"/>
          <w:szCs w:val="20"/>
        </w:rPr>
      </w:pPr>
      <w:ins w:id="252" w:author="作者">
        <w:r>
          <w:rPr>
            <w:rFonts w:asciiTheme="minorEastAsia" w:eastAsiaTheme="minorEastAsia" w:hAnsiTheme="minorEastAsia" w:cs="Times New Roman" w:hint="eastAsia"/>
            <w:sz w:val="20"/>
            <w:szCs w:val="20"/>
            <w:lang w:eastAsia="zh-CN"/>
          </w:rPr>
          <w:t>N</w:t>
        </w:r>
        <w:r>
          <w:rPr>
            <w:rFonts w:ascii="Times New Roman" w:hAnsi="Times New Roman" w:cs="Times New Roman"/>
            <w:sz w:val="20"/>
            <w:szCs w:val="20"/>
          </w:rPr>
          <w:t xml:space="preserve">ear-RT </w:t>
        </w:r>
        <w:r>
          <w:rPr>
            <w:rFonts w:asciiTheme="minorEastAsia" w:eastAsiaTheme="minorEastAsia" w:hAnsiTheme="minorEastAsia" w:cs="Times New Roman" w:hint="eastAsia"/>
            <w:sz w:val="20"/>
            <w:szCs w:val="20"/>
            <w:lang w:eastAsia="zh-CN"/>
          </w:rPr>
          <w:t>RIC</w:t>
        </w:r>
        <w:r>
          <w:rPr>
            <w:rFonts w:ascii="Times New Roman" w:hAnsi="Times New Roman" w:cs="Times New Roman"/>
            <w:sz w:val="20"/>
            <w:szCs w:val="20"/>
          </w:rPr>
          <w:t xml:space="preserve"> </w:t>
        </w:r>
        <w:r>
          <w:rPr>
            <w:rFonts w:asciiTheme="minorEastAsia" w:eastAsiaTheme="minorEastAsia" w:hAnsiTheme="minorEastAsia" w:cs="Times New Roman" w:hint="eastAsia"/>
            <w:sz w:val="20"/>
            <w:szCs w:val="20"/>
            <w:lang w:eastAsia="zh-CN"/>
          </w:rPr>
          <w:t>服务</w:t>
        </w:r>
      </w:ins>
    </w:p>
    <w:p w14:paraId="2E6681B8" w14:textId="77777777" w:rsidR="00D95B96" w:rsidRPr="00AA6C40" w:rsidRDefault="00D95B96" w:rsidP="00D95B96">
      <w:pPr>
        <w:spacing w:line="276" w:lineRule="auto"/>
        <w:rPr>
          <w:lang w:eastAsia="en-GB"/>
        </w:rPr>
      </w:pPr>
      <w:r w:rsidRPr="00AA6C40">
        <w:rPr>
          <w:lang w:eastAsia="en-GB"/>
        </w:rPr>
        <w:lastRenderedPageBreak/>
        <w:t>NEAR-RT RIC support functions:</w:t>
      </w:r>
    </w:p>
    <w:p w14:paraId="2D8B4E7B" w14:textId="2AF46BA3" w:rsidR="00D95B96" w:rsidRPr="00A2262F" w:rsidRDefault="00D95B96" w:rsidP="00D95B96">
      <w:pPr>
        <w:pStyle w:val="ae"/>
        <w:numPr>
          <w:ilvl w:val="0"/>
          <w:numId w:val="27"/>
        </w:numPr>
        <w:spacing w:after="180" w:line="276" w:lineRule="auto"/>
        <w:contextualSpacing/>
        <w:rPr>
          <w:ins w:id="253" w:author="作者"/>
          <w:rFonts w:ascii="Times New Roman" w:eastAsia="Calibri" w:hAnsi="Times New Roman" w:cs="Times New Roman"/>
          <w:sz w:val="20"/>
          <w:szCs w:val="20"/>
          <w:rPrChange w:id="254" w:author="作者">
            <w:rPr>
              <w:ins w:id="255" w:author="作者"/>
              <w:rFonts w:ascii="Times New Roman" w:hAnsi="Times New Roman" w:cs="Times New Roman"/>
              <w:sz w:val="20"/>
              <w:szCs w:val="20"/>
            </w:rPr>
          </w:rPrChange>
        </w:rPr>
      </w:pPr>
      <w:r w:rsidRPr="00AA6C40">
        <w:rPr>
          <w:rFonts w:ascii="Times New Roman" w:eastAsia="Times New Roman" w:hAnsi="Times New Roman" w:cs="Times New Roman"/>
          <w:kern w:val="24"/>
          <w:sz w:val="20"/>
          <w:szCs w:val="20"/>
        </w:rPr>
        <w:t>Interface Management</w:t>
      </w:r>
      <w:r w:rsidRPr="00AA6C40">
        <w:rPr>
          <w:rFonts w:ascii="Times New Roman" w:hAnsi="Times New Roman" w:cs="Times New Roman"/>
          <w:sz w:val="20"/>
          <w:szCs w:val="20"/>
        </w:rPr>
        <w:t xml:space="preserve"> (E2 </w:t>
      </w:r>
      <w:r w:rsidR="005406BF" w:rsidRPr="00AA6C40">
        <w:rPr>
          <w:rFonts w:ascii="Times New Roman" w:hAnsi="Times New Roman" w:cs="Times New Roman"/>
          <w:sz w:val="20"/>
          <w:szCs w:val="20"/>
        </w:rPr>
        <w:t>Setup</w:t>
      </w:r>
      <w:r w:rsidRPr="00AA6C40">
        <w:rPr>
          <w:rFonts w:ascii="Times New Roman" w:hAnsi="Times New Roman" w:cs="Times New Roman"/>
          <w:sz w:val="20"/>
          <w:szCs w:val="20"/>
        </w:rPr>
        <w:t xml:space="preserve">, E2 </w:t>
      </w:r>
      <w:r w:rsidR="005406BF" w:rsidRPr="00AA6C40">
        <w:rPr>
          <w:rFonts w:ascii="Times New Roman" w:hAnsi="Times New Roman" w:cs="Times New Roman"/>
          <w:sz w:val="20"/>
          <w:szCs w:val="20"/>
        </w:rPr>
        <w:t>Reset</w:t>
      </w:r>
      <w:r w:rsidRPr="00AA6C40">
        <w:rPr>
          <w:rFonts w:ascii="Times New Roman" w:hAnsi="Times New Roman" w:cs="Times New Roman"/>
          <w:sz w:val="20"/>
          <w:szCs w:val="20"/>
        </w:rPr>
        <w:t xml:space="preserve">, </w:t>
      </w:r>
      <w:r w:rsidR="00891ADA">
        <w:rPr>
          <w:rFonts w:ascii="Times New Roman" w:hAnsi="Times New Roman" w:cs="Times New Roman"/>
          <w:sz w:val="20"/>
          <w:szCs w:val="20"/>
        </w:rPr>
        <w:t xml:space="preserve">E2 Node Configuration Update, </w:t>
      </w:r>
      <w:r w:rsidRPr="00AA6C40">
        <w:rPr>
          <w:rFonts w:ascii="Times New Roman" w:hAnsi="Times New Roman" w:cs="Times New Roman"/>
          <w:sz w:val="20"/>
          <w:szCs w:val="20"/>
        </w:rPr>
        <w:t>Reporting of General Error Situations)</w:t>
      </w:r>
    </w:p>
    <w:p w14:paraId="7DD217F7" w14:textId="18ECDE60" w:rsidR="00665CA7" w:rsidRPr="00AA6C40" w:rsidRDefault="00665CA7" w:rsidP="00D95B96">
      <w:pPr>
        <w:pStyle w:val="ae"/>
        <w:numPr>
          <w:ilvl w:val="0"/>
          <w:numId w:val="27"/>
        </w:numPr>
        <w:spacing w:after="180" w:line="276" w:lineRule="auto"/>
        <w:contextualSpacing/>
        <w:rPr>
          <w:rFonts w:ascii="Times New Roman" w:eastAsia="Calibri" w:hAnsi="Times New Roman" w:cs="Times New Roman"/>
          <w:sz w:val="20"/>
          <w:szCs w:val="20"/>
        </w:rPr>
      </w:pPr>
      <w:ins w:id="256" w:author="作者">
        <w:r>
          <w:rPr>
            <w:rFonts w:asciiTheme="minorEastAsia" w:eastAsiaTheme="minorEastAsia" w:hAnsiTheme="minorEastAsia" w:cs="Times New Roman" w:hint="eastAsia"/>
            <w:sz w:val="20"/>
            <w:szCs w:val="20"/>
            <w:lang w:eastAsia="zh-CN"/>
          </w:rPr>
          <w:t>接口管理（E2建立，E2重置，E2节点配置更新，报告</w:t>
        </w:r>
        <w:r w:rsidR="00833B21">
          <w:rPr>
            <w:rFonts w:asciiTheme="minorEastAsia" w:eastAsiaTheme="minorEastAsia" w:hAnsiTheme="minorEastAsia" w:cs="Times New Roman" w:hint="eastAsia"/>
            <w:sz w:val="20"/>
            <w:szCs w:val="20"/>
            <w:lang w:eastAsia="zh-CN"/>
          </w:rPr>
          <w:t>一般错误情况</w:t>
        </w:r>
        <w:r>
          <w:rPr>
            <w:rFonts w:asciiTheme="minorEastAsia" w:eastAsiaTheme="minorEastAsia" w:hAnsiTheme="minorEastAsia" w:cs="Times New Roman" w:hint="eastAsia"/>
            <w:sz w:val="20"/>
            <w:szCs w:val="20"/>
            <w:lang w:eastAsia="zh-CN"/>
          </w:rPr>
          <w:t>）</w:t>
        </w:r>
      </w:ins>
    </w:p>
    <w:p w14:paraId="544E87F8" w14:textId="2E9BE5CD" w:rsidR="00D95B96" w:rsidRDefault="00D95B96" w:rsidP="00D95B96">
      <w:pPr>
        <w:pStyle w:val="ae"/>
        <w:numPr>
          <w:ilvl w:val="0"/>
          <w:numId w:val="27"/>
        </w:numPr>
        <w:spacing w:after="180" w:line="276" w:lineRule="auto"/>
        <w:contextualSpacing/>
        <w:rPr>
          <w:ins w:id="257" w:author="作者"/>
          <w:rFonts w:ascii="Times New Roman" w:hAnsi="Times New Roman" w:cs="Times New Roman"/>
          <w:sz w:val="20"/>
          <w:szCs w:val="20"/>
          <w:lang w:eastAsia="x-none"/>
        </w:rPr>
      </w:pPr>
      <w:r w:rsidRPr="00AA6C40">
        <w:rPr>
          <w:rFonts w:ascii="Times New Roman" w:hAnsi="Times New Roman" w:cs="Times New Roman"/>
          <w:sz w:val="20"/>
          <w:szCs w:val="20"/>
          <w:lang w:eastAsia="x-none"/>
        </w:rPr>
        <w:t xml:space="preserve">Near-RT RIC Service Update, i.e. a E2 </w:t>
      </w:r>
      <w:r w:rsidR="005406BF" w:rsidRPr="00AA6C40">
        <w:rPr>
          <w:rFonts w:ascii="Times New Roman" w:hAnsi="Times New Roman" w:cs="Times New Roman"/>
          <w:sz w:val="20"/>
          <w:szCs w:val="20"/>
          <w:lang w:eastAsia="x-none"/>
        </w:rPr>
        <w:t xml:space="preserve">Node </w:t>
      </w:r>
      <w:r w:rsidRPr="00AA6C40">
        <w:rPr>
          <w:rFonts w:ascii="Times New Roman" w:hAnsi="Times New Roman" w:cs="Times New Roman"/>
          <w:sz w:val="20"/>
          <w:szCs w:val="20"/>
          <w:lang w:eastAsia="x-none"/>
        </w:rPr>
        <w:t>initiated procedure to inform Near-RT RIC of changes to list of supported Near-RT RIC services and mapping of services to functions.</w:t>
      </w:r>
    </w:p>
    <w:p w14:paraId="2DCBBE38" w14:textId="1B1188F9" w:rsidR="00833B21" w:rsidRPr="00AA6C40" w:rsidRDefault="00833B21" w:rsidP="00D95B96">
      <w:pPr>
        <w:pStyle w:val="ae"/>
        <w:numPr>
          <w:ilvl w:val="0"/>
          <w:numId w:val="27"/>
        </w:numPr>
        <w:spacing w:after="180" w:line="276" w:lineRule="auto"/>
        <w:contextualSpacing/>
        <w:rPr>
          <w:rFonts w:ascii="Times New Roman" w:hAnsi="Times New Roman" w:cs="Times New Roman"/>
          <w:sz w:val="20"/>
          <w:szCs w:val="20"/>
          <w:lang w:eastAsia="x-none"/>
        </w:rPr>
      </w:pPr>
      <w:ins w:id="258" w:author="作者">
        <w:r>
          <w:rPr>
            <w:rFonts w:asciiTheme="minorEastAsia" w:eastAsiaTheme="minorEastAsia" w:hAnsiTheme="minorEastAsia" w:cs="Times New Roman" w:hint="eastAsia"/>
            <w:sz w:val="20"/>
            <w:szCs w:val="20"/>
            <w:lang w:eastAsia="zh-CN"/>
          </w:rPr>
          <w:t>Near</w:t>
        </w:r>
        <w:r>
          <w:rPr>
            <w:rFonts w:ascii="Times New Roman" w:hAnsi="Times New Roman" w:cs="Times New Roman"/>
            <w:sz w:val="20"/>
            <w:szCs w:val="20"/>
            <w:lang w:eastAsia="x-none"/>
          </w:rPr>
          <w:t>-RT RI</w:t>
        </w:r>
        <w:r>
          <w:rPr>
            <w:rFonts w:asciiTheme="minorEastAsia" w:eastAsiaTheme="minorEastAsia" w:hAnsiTheme="minorEastAsia" w:cs="Times New Roman" w:hint="eastAsia"/>
            <w:sz w:val="20"/>
            <w:szCs w:val="20"/>
            <w:lang w:eastAsia="zh-CN"/>
          </w:rPr>
          <w:t>C</w:t>
        </w:r>
        <w:r>
          <w:rPr>
            <w:rFonts w:ascii="Times New Roman" w:hAnsi="Times New Roman" w:cs="Times New Roman"/>
            <w:sz w:val="20"/>
            <w:szCs w:val="20"/>
            <w:lang w:eastAsia="x-none"/>
          </w:rPr>
          <w:t xml:space="preserve"> </w:t>
        </w:r>
        <w:r>
          <w:rPr>
            <w:rFonts w:asciiTheme="minorEastAsia" w:eastAsiaTheme="minorEastAsia" w:hAnsiTheme="minorEastAsia" w:cs="Times New Roman" w:hint="eastAsia"/>
            <w:sz w:val="20"/>
            <w:szCs w:val="20"/>
            <w:lang w:eastAsia="zh-CN"/>
          </w:rPr>
          <w:t>服务更新，一个E2</w:t>
        </w:r>
        <w:r>
          <w:rPr>
            <w:rFonts w:ascii="微软雅黑" w:eastAsia="微软雅黑" w:hAnsi="微软雅黑" w:cs="微软雅黑" w:hint="eastAsia"/>
            <w:sz w:val="20"/>
            <w:szCs w:val="20"/>
            <w:lang w:eastAsia="zh-CN"/>
          </w:rPr>
          <w:t>级点发起了过程去通知</w:t>
        </w:r>
        <w:r w:rsidR="00A2262F">
          <w:rPr>
            <w:rFonts w:ascii="微软雅黑" w:eastAsia="微软雅黑" w:hAnsi="微软雅黑" w:cs="微软雅黑" w:hint="eastAsia"/>
            <w:sz w:val="20"/>
            <w:szCs w:val="20"/>
            <w:lang w:eastAsia="zh-CN"/>
          </w:rPr>
          <w:t>Near-RT</w:t>
        </w:r>
        <w:r w:rsidR="00A2262F">
          <w:rPr>
            <w:rFonts w:ascii="微软雅黑" w:eastAsia="微软雅黑" w:hAnsi="微软雅黑" w:cs="微软雅黑"/>
            <w:sz w:val="20"/>
            <w:szCs w:val="20"/>
            <w:lang w:eastAsia="x-none"/>
          </w:rPr>
          <w:t xml:space="preserve"> </w:t>
        </w:r>
        <w:r w:rsidR="00A2262F">
          <w:rPr>
            <w:rFonts w:ascii="微软雅黑" w:eastAsia="微软雅黑" w:hAnsi="微软雅黑" w:cs="微软雅黑" w:hint="eastAsia"/>
            <w:sz w:val="20"/>
            <w:szCs w:val="20"/>
            <w:lang w:eastAsia="zh-CN"/>
          </w:rPr>
          <w:t>RIC一系列n</w:t>
        </w:r>
        <w:r w:rsidR="00A2262F">
          <w:rPr>
            <w:rFonts w:ascii="微软雅黑" w:eastAsia="微软雅黑" w:hAnsi="微软雅黑" w:cs="微软雅黑"/>
            <w:sz w:val="20"/>
            <w:szCs w:val="20"/>
            <w:lang w:eastAsia="zh-CN"/>
          </w:rPr>
          <w:t xml:space="preserve">ear-RT </w:t>
        </w:r>
        <w:r w:rsidR="00A2262F">
          <w:rPr>
            <w:rFonts w:ascii="微软雅黑" w:eastAsia="微软雅黑" w:hAnsi="微软雅黑" w:cs="微软雅黑" w:hint="eastAsia"/>
            <w:sz w:val="20"/>
            <w:szCs w:val="20"/>
            <w:lang w:eastAsia="zh-CN"/>
          </w:rPr>
          <w:t>服务和服务映射功能的改变。</w:t>
        </w:r>
      </w:ins>
    </w:p>
    <w:p w14:paraId="2BBEB118" w14:textId="77777777" w:rsidR="00E24805" w:rsidRPr="00AA6C40" w:rsidRDefault="00E24805" w:rsidP="00D95B96">
      <w:pPr>
        <w:spacing w:line="276" w:lineRule="auto"/>
        <w:contextualSpacing/>
      </w:pPr>
    </w:p>
    <w:p w14:paraId="65572768" w14:textId="7B9AE85F" w:rsidR="00937F8B" w:rsidRPr="00AA6C40" w:rsidRDefault="00D24B81" w:rsidP="00D9003C">
      <w:pPr>
        <w:pStyle w:val="3"/>
        <w:numPr>
          <w:ilvl w:val="0"/>
          <w:numId w:val="0"/>
        </w:numPr>
        <w:ind w:left="720" w:hanging="720"/>
        <w:rPr>
          <w:lang w:val="en-US"/>
        </w:rPr>
      </w:pPr>
      <w:bookmarkStart w:id="259" w:name="_Toc45723255"/>
      <w:r w:rsidRPr="00AA6C40">
        <w:rPr>
          <w:lang w:val="en-US"/>
        </w:rPr>
        <w:t>5.</w:t>
      </w:r>
      <w:r w:rsidR="008E4DA9" w:rsidRPr="00AA6C40">
        <w:rPr>
          <w:lang w:val="en-US"/>
        </w:rPr>
        <w:t>3.</w:t>
      </w:r>
      <w:r w:rsidR="00184818" w:rsidRPr="00AA6C40">
        <w:rPr>
          <w:lang w:val="en-US"/>
        </w:rPr>
        <w:t>2</w:t>
      </w:r>
      <w:r w:rsidRPr="00AA6C40">
        <w:rPr>
          <w:lang w:val="en-US"/>
        </w:rPr>
        <w:tab/>
      </w:r>
      <w:r w:rsidR="00937F8B" w:rsidRPr="00AA6C40">
        <w:rPr>
          <w:lang w:val="en-US"/>
        </w:rPr>
        <w:t>R</w:t>
      </w:r>
      <w:r w:rsidR="00867C0C" w:rsidRPr="00AA6C40">
        <w:rPr>
          <w:lang w:val="en-US"/>
        </w:rPr>
        <w:t>IC</w:t>
      </w:r>
      <w:r w:rsidR="00937F8B" w:rsidRPr="00AA6C40">
        <w:rPr>
          <w:lang w:val="en-US"/>
        </w:rPr>
        <w:t xml:space="preserve"> services</w:t>
      </w:r>
      <w:r w:rsidR="008E4DA9" w:rsidRPr="00AA6C40">
        <w:rPr>
          <w:sz w:val="32"/>
          <w:lang w:val="en-US"/>
        </w:rPr>
        <w:t xml:space="preserve"> </w:t>
      </w:r>
      <w:r w:rsidR="008E4DA9" w:rsidRPr="00AA6C40">
        <w:rPr>
          <w:szCs w:val="28"/>
          <w:lang w:val="en-US"/>
        </w:rPr>
        <w:t>and related procedures</w:t>
      </w:r>
      <w:bookmarkEnd w:id="259"/>
    </w:p>
    <w:p w14:paraId="3E76804D" w14:textId="627E8BC8" w:rsidR="001E55F3" w:rsidRPr="00AA6C40" w:rsidRDefault="001E55F3" w:rsidP="001E55F3">
      <w:r w:rsidRPr="00AA6C40">
        <w:t>Near-RT RIC may use the following RIC services provided by an E2 node:</w:t>
      </w:r>
    </w:p>
    <w:p w14:paraId="6324ED07" w14:textId="7743123A" w:rsidR="001E55F3" w:rsidRDefault="001E55F3" w:rsidP="001E55F3">
      <w:pPr>
        <w:pStyle w:val="B1"/>
        <w:rPr>
          <w:ins w:id="260" w:author="作者"/>
        </w:rPr>
      </w:pPr>
      <w:r w:rsidRPr="00AA6C40">
        <w:t>-</w:t>
      </w:r>
      <w:r w:rsidRPr="00AA6C40">
        <w:tab/>
      </w:r>
      <w:r w:rsidRPr="00AA6C40">
        <w:rPr>
          <w:b/>
        </w:rPr>
        <w:t>REPORT</w:t>
      </w:r>
      <w:r w:rsidRPr="00AA6C40">
        <w:t xml:space="preserve">: Near-RT RIC uses a RIC </w:t>
      </w:r>
      <w:r w:rsidR="005406BF" w:rsidRPr="00AA6C40">
        <w:t>Subscription</w:t>
      </w:r>
      <w:r w:rsidRPr="00AA6C40">
        <w:t xml:space="preserve"> </w:t>
      </w:r>
      <w:r w:rsidR="005406BF" w:rsidRPr="00AA6C40">
        <w:t xml:space="preserve">procedure </w:t>
      </w:r>
      <w:r w:rsidRPr="00AA6C40">
        <w:t xml:space="preserve">to request that E2 </w:t>
      </w:r>
      <w:r w:rsidR="005406BF" w:rsidRPr="00AA6C40">
        <w:t xml:space="preserve">Node </w:t>
      </w:r>
      <w:r w:rsidRPr="00AA6C40">
        <w:t xml:space="preserve">sends a </w:t>
      </w:r>
      <w:r w:rsidRPr="00AA6C40">
        <w:rPr>
          <w:b/>
        </w:rPr>
        <w:t>REPORT</w:t>
      </w:r>
      <w:r w:rsidRPr="00AA6C40">
        <w:t xml:space="preserve"> message to Near-RT RIC and the associated procedure continues in E2 </w:t>
      </w:r>
      <w:r w:rsidR="005406BF" w:rsidRPr="00AA6C40">
        <w:t xml:space="preserve">Node </w:t>
      </w:r>
      <w:r w:rsidRPr="00AA6C40">
        <w:t xml:space="preserve">after each occurrence of a defined </w:t>
      </w:r>
      <w:r w:rsidR="005406BF" w:rsidRPr="00AA6C40">
        <w:t xml:space="preserve">RIC Subscription procedure </w:t>
      </w:r>
      <w:r w:rsidRPr="00AA6C40">
        <w:t>Event Trigger</w:t>
      </w:r>
      <w:r w:rsidR="00464EB2" w:rsidRPr="00AA6C40">
        <w:t>.</w:t>
      </w:r>
    </w:p>
    <w:p w14:paraId="631F3E45" w14:textId="11C8385F" w:rsidR="00B74F1B" w:rsidRPr="00AA6C40" w:rsidRDefault="006D04EF" w:rsidP="001E55F3">
      <w:pPr>
        <w:pStyle w:val="B1"/>
      </w:pPr>
      <w:ins w:id="261" w:author="作者">
        <w:r>
          <w:rPr>
            <w:rFonts w:asciiTheme="minorEastAsia" w:eastAsiaTheme="minorEastAsia" w:hAnsiTheme="minorEastAsia" w:hint="eastAsia"/>
            <w:lang w:eastAsia="zh-CN"/>
          </w:rPr>
          <w:t>REPORT服务：Near-RT</w:t>
        </w:r>
        <w:r>
          <w:t xml:space="preserve"> </w:t>
        </w:r>
        <w:r>
          <w:rPr>
            <w:rFonts w:asciiTheme="minorEastAsia" w:eastAsiaTheme="minorEastAsia" w:hAnsiTheme="minorEastAsia" w:hint="eastAsia"/>
            <w:lang w:eastAsia="zh-CN"/>
          </w:rPr>
          <w:t>RIC使用RIC</w:t>
        </w:r>
        <w:r>
          <w:rPr>
            <w:rFonts w:ascii="宋体" w:eastAsia="宋体" w:hAnsi="宋体" w:cs="宋体" w:hint="eastAsia"/>
            <w:lang w:eastAsia="zh-CN"/>
          </w:rPr>
          <w:t>订阅过程去请求E2节点发送一个</w:t>
        </w:r>
        <w:r w:rsidR="006E6E3B">
          <w:rPr>
            <w:rFonts w:ascii="宋体" w:eastAsia="宋体" w:hAnsi="宋体" w:cs="宋体" w:hint="eastAsia"/>
            <w:lang w:eastAsia="zh-CN"/>
          </w:rPr>
          <w:t>REPORT消息给Near-RT</w:t>
        </w:r>
        <w:r w:rsidR="006E6E3B">
          <w:rPr>
            <w:rFonts w:ascii="宋体" w:eastAsia="宋体" w:hAnsi="宋体" w:cs="宋体"/>
            <w:lang w:eastAsia="zh-CN"/>
          </w:rPr>
          <w:t xml:space="preserve"> </w:t>
        </w:r>
        <w:r w:rsidR="006E6E3B">
          <w:rPr>
            <w:rFonts w:ascii="宋体" w:eastAsia="宋体" w:hAnsi="宋体" w:cs="宋体" w:hint="eastAsia"/>
            <w:lang w:eastAsia="zh-CN"/>
          </w:rPr>
          <w:t>RIC和</w:t>
        </w:r>
        <w:r w:rsidR="002E62B0">
          <w:rPr>
            <w:rFonts w:ascii="宋体" w:eastAsia="宋体" w:hAnsi="宋体" w:cs="宋体" w:hint="eastAsia"/>
            <w:lang w:eastAsia="zh-CN"/>
          </w:rPr>
          <w:t>在E2节点关联的过程</w:t>
        </w:r>
      </w:ins>
    </w:p>
    <w:p w14:paraId="1AA60454" w14:textId="77777777" w:rsidR="001E55F3" w:rsidRPr="00AA6C40" w:rsidRDefault="001E55F3" w:rsidP="001E55F3">
      <w:pPr>
        <w:ind w:left="568"/>
      </w:pPr>
      <w:r w:rsidRPr="00AA6C40">
        <w:t xml:space="preserve">The </w:t>
      </w:r>
      <w:r w:rsidRPr="00AA6C40">
        <w:rPr>
          <w:b/>
        </w:rPr>
        <w:t>REPORT</w:t>
      </w:r>
      <w:r w:rsidRPr="00AA6C40">
        <w:t xml:space="preserve"> service involves following steps:</w:t>
      </w:r>
    </w:p>
    <w:p w14:paraId="6E00DBBC" w14:textId="77C7E387" w:rsidR="001E55F3" w:rsidRDefault="001E55F3" w:rsidP="00D74154">
      <w:pPr>
        <w:pStyle w:val="B1"/>
        <w:numPr>
          <w:ilvl w:val="0"/>
          <w:numId w:val="37"/>
        </w:numPr>
        <w:rPr>
          <w:ins w:id="262" w:author="作者"/>
        </w:rPr>
      </w:pPr>
      <w:del w:id="263" w:author="作者">
        <w:r w:rsidRPr="00AA6C40" w:rsidDel="00913855">
          <w:delText>1.</w:delText>
        </w:r>
        <w:r w:rsidRPr="00AA6C40" w:rsidDel="00913855">
          <w:tab/>
        </w:r>
      </w:del>
      <w:r w:rsidRPr="00AA6C40">
        <w:t xml:space="preserve">Near-RT RIC configures a RIC </w:t>
      </w:r>
      <w:r w:rsidR="005406BF" w:rsidRPr="00AA6C40">
        <w:t xml:space="preserve">Subscription procedure </w:t>
      </w:r>
      <w:r w:rsidRPr="00AA6C40">
        <w:t xml:space="preserve">in the E2 </w:t>
      </w:r>
      <w:r w:rsidR="005406BF" w:rsidRPr="00AA6C40">
        <w:t xml:space="preserve">Node </w:t>
      </w:r>
      <w:r w:rsidRPr="00AA6C40">
        <w:t xml:space="preserve">with information used to configure an </w:t>
      </w:r>
      <w:r w:rsidR="005406BF" w:rsidRPr="00AA6C40">
        <w:t xml:space="preserve">Indication </w:t>
      </w:r>
      <w:r w:rsidRPr="00AA6C40">
        <w:t xml:space="preserve">(Report) that is to be performed by E2 </w:t>
      </w:r>
      <w:r w:rsidR="005406BF" w:rsidRPr="00AA6C40">
        <w:t xml:space="preserve">Node </w:t>
      </w:r>
      <w:r w:rsidRPr="00AA6C40">
        <w:t>with each occurrence of RIC trigger event condition</w:t>
      </w:r>
    </w:p>
    <w:p w14:paraId="5C57437A" w14:textId="66A042B9" w:rsidR="00913855" w:rsidRPr="00AA6C40" w:rsidRDefault="003C30B7" w:rsidP="00D74154">
      <w:pPr>
        <w:pStyle w:val="B1"/>
        <w:ind w:left="1212" w:firstLine="0"/>
        <w:rPr>
          <w:rFonts w:hint="eastAsia"/>
        </w:rPr>
        <w:pPrChange w:id="264" w:author="作者">
          <w:pPr>
            <w:pStyle w:val="B1"/>
            <w:ind w:left="1136"/>
          </w:pPr>
        </w:pPrChange>
      </w:pPr>
      <w:ins w:id="265" w:author="作者">
        <w:r>
          <w:rPr>
            <w:rFonts w:asciiTheme="minorEastAsia" w:eastAsiaTheme="minorEastAsia" w:hAnsiTheme="minorEastAsia" w:hint="eastAsia"/>
            <w:lang w:eastAsia="zh-CN"/>
          </w:rPr>
          <w:t>N</w:t>
        </w:r>
        <w:r>
          <w:t>ear-RT RIC</w:t>
        </w:r>
        <w:r>
          <w:rPr>
            <w:rFonts w:asciiTheme="minorEastAsia" w:eastAsiaTheme="minorEastAsia" w:hAnsiTheme="minorEastAsia" w:hint="eastAsia"/>
            <w:lang w:eastAsia="zh-CN"/>
          </w:rPr>
          <w:t>在E2Node配置了一个RIC</w:t>
        </w:r>
        <w:r>
          <w:rPr>
            <w:rFonts w:ascii="宋体" w:eastAsia="宋体" w:hAnsi="宋体" w:cs="宋体" w:hint="eastAsia"/>
            <w:lang w:eastAsia="zh-CN"/>
          </w:rPr>
          <w:t>订阅过程</w:t>
        </w:r>
        <w:r w:rsidR="00C13862">
          <w:rPr>
            <w:rFonts w:ascii="宋体" w:eastAsia="宋体" w:hAnsi="宋体" w:cs="宋体" w:hint="eastAsia"/>
            <w:lang w:eastAsia="zh-CN"/>
          </w:rPr>
          <w:t>，其中的信息用来配置一个指示（报告），这个指示</w:t>
        </w:r>
        <w:r w:rsidR="002C3D84">
          <w:rPr>
            <w:rFonts w:ascii="宋体" w:eastAsia="宋体" w:hAnsi="宋体" w:cs="宋体" w:hint="eastAsia"/>
            <w:lang w:eastAsia="zh-CN"/>
          </w:rPr>
          <w:t>由E2节点</w:t>
        </w:r>
        <w:r w:rsidR="00C463C9">
          <w:rPr>
            <w:rFonts w:ascii="宋体" w:eastAsia="宋体" w:hAnsi="宋体" w:cs="宋体" w:hint="eastAsia"/>
            <w:lang w:eastAsia="zh-CN"/>
          </w:rPr>
          <w:t>每次</w:t>
        </w:r>
        <w:r w:rsidR="00682463">
          <w:rPr>
            <w:rFonts w:ascii="宋体" w:eastAsia="宋体" w:hAnsi="宋体" w:cs="宋体" w:hint="eastAsia"/>
            <w:lang w:eastAsia="zh-CN"/>
          </w:rPr>
          <w:t>RIC触发事件条件发生时执行。</w:t>
        </w:r>
      </w:ins>
    </w:p>
    <w:p w14:paraId="31FAB79B" w14:textId="216F03D0" w:rsidR="001E55F3" w:rsidRDefault="001E55F3" w:rsidP="00D74154">
      <w:pPr>
        <w:pStyle w:val="B1"/>
        <w:numPr>
          <w:ilvl w:val="0"/>
          <w:numId w:val="37"/>
        </w:numPr>
        <w:rPr>
          <w:ins w:id="266" w:author="作者"/>
        </w:rPr>
        <w:pPrChange w:id="267" w:author="作者">
          <w:pPr>
            <w:pStyle w:val="B1"/>
            <w:ind w:left="1418" w:hanging="566"/>
          </w:pPr>
        </w:pPrChange>
      </w:pPr>
      <w:del w:id="268" w:author="作者">
        <w:r w:rsidRPr="00AA6C40" w:rsidDel="0032060F">
          <w:delText>2.</w:delText>
        </w:r>
        <w:r w:rsidRPr="00AA6C40" w:rsidDel="0032060F">
          <w:tab/>
        </w:r>
      </w:del>
      <w:r w:rsidRPr="00AA6C40">
        <w:t xml:space="preserve">During normal functioning of an associated procedure in the E2 </w:t>
      </w:r>
      <w:r w:rsidR="005406BF" w:rsidRPr="00AA6C40">
        <w:t>Node</w:t>
      </w:r>
      <w:r w:rsidRPr="00AA6C40">
        <w:t xml:space="preserve">, a RIC </w:t>
      </w:r>
      <w:r w:rsidR="005406BF" w:rsidRPr="00AA6C40">
        <w:t>Event Trigger</w:t>
      </w:r>
      <w:r w:rsidRPr="00AA6C40">
        <w:t xml:space="preserve"> is detected.</w:t>
      </w:r>
    </w:p>
    <w:p w14:paraId="0D6EE917" w14:textId="507D398C" w:rsidR="0032060F" w:rsidRPr="00AA6C40" w:rsidRDefault="005F0703" w:rsidP="00D74154">
      <w:pPr>
        <w:pStyle w:val="B1"/>
        <w:ind w:left="1212" w:firstLine="0"/>
        <w:pPrChange w:id="269" w:author="作者">
          <w:pPr>
            <w:pStyle w:val="B1"/>
            <w:ind w:left="1418" w:hanging="566"/>
          </w:pPr>
        </w:pPrChange>
      </w:pPr>
      <w:ins w:id="270" w:author="作者">
        <w:r>
          <w:rPr>
            <w:rFonts w:asciiTheme="minorEastAsia" w:eastAsiaTheme="minorEastAsia" w:hAnsiTheme="minorEastAsia" w:hint="eastAsia"/>
            <w:lang w:eastAsia="zh-CN"/>
          </w:rPr>
          <w:t>在E2节点</w:t>
        </w:r>
        <w:r w:rsidR="00752AA2">
          <w:rPr>
            <w:rFonts w:asciiTheme="minorEastAsia" w:eastAsiaTheme="minorEastAsia" w:hAnsiTheme="minorEastAsia" w:hint="eastAsia"/>
            <w:lang w:eastAsia="zh-CN"/>
          </w:rPr>
          <w:t>上一个关联过程的正常功能</w:t>
        </w:r>
        <w:r w:rsidR="00591682">
          <w:rPr>
            <w:rFonts w:asciiTheme="minorEastAsia" w:eastAsiaTheme="minorEastAsia" w:hAnsiTheme="minorEastAsia" w:hint="eastAsia"/>
            <w:lang w:eastAsia="zh-CN"/>
          </w:rPr>
          <w:t>中，一个RIC</w:t>
        </w:r>
        <w:r w:rsidR="00591682">
          <w:rPr>
            <w:rFonts w:asciiTheme="minorEastAsia" w:eastAsiaTheme="minorEastAsia" w:hAnsiTheme="minorEastAsia"/>
            <w:lang w:eastAsia="zh-CN"/>
          </w:rPr>
          <w:t xml:space="preserve"> </w:t>
        </w:r>
        <w:r w:rsidR="00591682">
          <w:rPr>
            <w:rFonts w:asciiTheme="minorEastAsia" w:eastAsiaTheme="minorEastAsia" w:hAnsiTheme="minorEastAsia" w:hint="eastAsia"/>
            <w:lang w:eastAsia="zh-CN"/>
          </w:rPr>
          <w:t>事件触发器被检测</w:t>
        </w:r>
      </w:ins>
    </w:p>
    <w:p w14:paraId="7A6275F8" w14:textId="47D0B061" w:rsidR="001E55F3" w:rsidRDefault="001E55F3" w:rsidP="00D74154">
      <w:pPr>
        <w:pStyle w:val="B1"/>
        <w:numPr>
          <w:ilvl w:val="0"/>
          <w:numId w:val="37"/>
        </w:numPr>
        <w:rPr>
          <w:ins w:id="271" w:author="作者"/>
        </w:rPr>
        <w:pPrChange w:id="272" w:author="作者">
          <w:pPr>
            <w:pStyle w:val="B1"/>
            <w:ind w:left="1418" w:hanging="566"/>
          </w:pPr>
        </w:pPrChange>
      </w:pPr>
      <w:del w:id="273" w:author="作者">
        <w:r w:rsidRPr="00AA6C40" w:rsidDel="00591682">
          <w:delText xml:space="preserve">3. </w:delText>
        </w:r>
        <w:r w:rsidRPr="00AA6C40" w:rsidDel="00591682">
          <w:tab/>
        </w:r>
      </w:del>
      <w:r w:rsidRPr="00AA6C40">
        <w:t xml:space="preserve">E2 </w:t>
      </w:r>
      <w:r w:rsidR="005406BF" w:rsidRPr="00AA6C40">
        <w:t xml:space="preserve">Node </w:t>
      </w:r>
      <w:r w:rsidRPr="00AA6C40">
        <w:t xml:space="preserve">sends </w:t>
      </w:r>
      <w:r w:rsidR="005406BF" w:rsidRPr="00AA6C40">
        <w:t xml:space="preserve">Indication procedure </w:t>
      </w:r>
      <w:r w:rsidRPr="00AA6C40">
        <w:t xml:space="preserve">to Near-RT RIC containing requested </w:t>
      </w:r>
      <w:r w:rsidRPr="00AA6C40">
        <w:rPr>
          <w:b/>
        </w:rPr>
        <w:t>REPORT</w:t>
      </w:r>
      <w:r w:rsidRPr="00AA6C40">
        <w:t xml:space="preserve"> information along with originating Request ID.</w:t>
      </w:r>
    </w:p>
    <w:p w14:paraId="696E9EB3" w14:textId="383E493D" w:rsidR="00591682" w:rsidRPr="00AA6C40" w:rsidRDefault="008F20D6" w:rsidP="00D74154">
      <w:pPr>
        <w:pStyle w:val="B1"/>
        <w:ind w:left="1212" w:firstLine="0"/>
        <w:pPrChange w:id="274" w:author="作者">
          <w:pPr>
            <w:pStyle w:val="B1"/>
            <w:ind w:left="1418" w:hanging="566"/>
          </w:pPr>
        </w:pPrChange>
      </w:pPr>
      <w:ins w:id="275" w:author="作者">
        <w:r>
          <w:rPr>
            <w:rFonts w:asciiTheme="minorEastAsia" w:eastAsiaTheme="minorEastAsia" w:hAnsiTheme="minorEastAsia" w:hint="eastAsia"/>
            <w:lang w:eastAsia="zh-CN"/>
          </w:rPr>
          <w:t>E2</w:t>
        </w:r>
        <w:r>
          <w:rPr>
            <w:rFonts w:ascii="宋体" w:eastAsia="宋体" w:hAnsi="宋体" w:cs="宋体" w:hint="eastAsia"/>
            <w:lang w:eastAsia="zh-CN"/>
          </w:rPr>
          <w:t>节点发送In</w:t>
        </w:r>
        <w:r>
          <w:rPr>
            <w:rFonts w:ascii="宋体" w:eastAsia="宋体" w:hAnsi="宋体" w:cs="宋体"/>
          </w:rPr>
          <w:t>dication</w:t>
        </w:r>
        <w:r>
          <w:rPr>
            <w:rFonts w:ascii="宋体" w:eastAsia="宋体" w:hAnsi="宋体" w:cs="宋体" w:hint="eastAsia"/>
            <w:lang w:eastAsia="zh-CN"/>
          </w:rPr>
          <w:t>过程给Near-RT</w:t>
        </w:r>
        <w:r>
          <w:rPr>
            <w:rFonts w:ascii="宋体" w:eastAsia="宋体" w:hAnsi="宋体" w:cs="宋体"/>
          </w:rPr>
          <w:t xml:space="preserve"> </w:t>
        </w:r>
        <w:r>
          <w:rPr>
            <w:rFonts w:ascii="宋体" w:eastAsia="宋体" w:hAnsi="宋体" w:cs="宋体" w:hint="eastAsia"/>
            <w:lang w:eastAsia="zh-CN"/>
          </w:rPr>
          <w:t>RIC，这个过程</w:t>
        </w:r>
        <w:r w:rsidR="00656425">
          <w:rPr>
            <w:rFonts w:ascii="宋体" w:eastAsia="宋体" w:hAnsi="宋体" w:cs="宋体" w:hint="eastAsia"/>
            <w:lang w:eastAsia="zh-CN"/>
          </w:rPr>
          <w:t>包含REPORT信息并且带商量一个原始的</w:t>
        </w:r>
        <w:r w:rsidR="00656425">
          <w:rPr>
            <w:rFonts w:ascii="宋体" w:eastAsia="宋体" w:hAnsi="宋体" w:cs="宋体"/>
          </w:rPr>
          <w:t>Request ID</w:t>
        </w:r>
        <w:r w:rsidR="00656425">
          <w:rPr>
            <w:rFonts w:ascii="宋体" w:eastAsia="宋体" w:hAnsi="宋体" w:cs="宋体" w:hint="eastAsia"/>
            <w:lang w:eastAsia="zh-CN"/>
          </w:rPr>
          <w:t>。</w:t>
        </w:r>
      </w:ins>
    </w:p>
    <w:p w14:paraId="2E54A1EE" w14:textId="0E4A7B24" w:rsidR="001E55F3" w:rsidRDefault="001E55F3" w:rsidP="00D74154">
      <w:pPr>
        <w:pStyle w:val="B1"/>
        <w:numPr>
          <w:ilvl w:val="0"/>
          <w:numId w:val="37"/>
        </w:numPr>
        <w:rPr>
          <w:ins w:id="276" w:author="作者"/>
        </w:rPr>
        <w:pPrChange w:id="277" w:author="作者">
          <w:pPr>
            <w:pStyle w:val="B1"/>
            <w:ind w:left="1418" w:hanging="566"/>
          </w:pPr>
        </w:pPrChange>
      </w:pPr>
      <w:del w:id="278" w:author="作者">
        <w:r w:rsidRPr="00AA6C40" w:rsidDel="00D74154">
          <w:delText>4.</w:delText>
        </w:r>
        <w:r w:rsidRPr="00AA6C40" w:rsidDel="00D74154">
          <w:tab/>
        </w:r>
      </w:del>
      <w:r w:rsidRPr="00AA6C40">
        <w:t xml:space="preserve">Associated procedure instance continues in the E2 </w:t>
      </w:r>
      <w:r w:rsidR="005406BF" w:rsidRPr="00AA6C40">
        <w:t>Node</w:t>
      </w:r>
      <w:r w:rsidRPr="00AA6C40">
        <w:t>.</w:t>
      </w:r>
    </w:p>
    <w:p w14:paraId="5BAF2198" w14:textId="14476296" w:rsidR="00D74154" w:rsidRPr="00AA6C40" w:rsidRDefault="00D74154" w:rsidP="00D74154">
      <w:pPr>
        <w:pStyle w:val="B1"/>
        <w:ind w:left="1212" w:firstLine="0"/>
        <w:pPrChange w:id="279" w:author="作者">
          <w:pPr>
            <w:pStyle w:val="B1"/>
            <w:ind w:left="1418" w:hanging="566"/>
          </w:pPr>
        </w:pPrChange>
      </w:pPr>
      <w:ins w:id="280" w:author="作者">
        <w:r>
          <w:rPr>
            <w:rFonts w:asciiTheme="minorEastAsia" w:eastAsiaTheme="minorEastAsia" w:hAnsiTheme="minorEastAsia" w:hint="eastAsia"/>
            <w:lang w:eastAsia="zh-CN"/>
          </w:rPr>
          <w:t>关联</w:t>
        </w:r>
        <w:r>
          <w:rPr>
            <w:rFonts w:ascii="宋体" w:eastAsia="宋体" w:hAnsi="宋体" w:cs="宋体" w:hint="eastAsia"/>
            <w:lang w:eastAsia="zh-CN"/>
          </w:rPr>
          <w:t>过程的实例在E2节点中继续。</w:t>
        </w:r>
      </w:ins>
    </w:p>
    <w:p w14:paraId="7D29DFAE" w14:textId="77777777" w:rsidR="009C5393" w:rsidRPr="00AA6C40" w:rsidRDefault="009C5393" w:rsidP="009C5393">
      <w:pPr>
        <w:pStyle w:val="PlantUML"/>
        <w:rPr>
          <w:noProof w:val="0"/>
          <w:lang w:val="en-US"/>
        </w:rPr>
      </w:pPr>
      <w:r w:rsidRPr="00AA6C40">
        <w:rPr>
          <w:noProof w:val="0"/>
          <w:lang w:val="en-US"/>
        </w:rPr>
        <w:t>@startuml</w:t>
      </w:r>
    </w:p>
    <w:p w14:paraId="4A770AA6" w14:textId="77777777" w:rsidR="009C5393" w:rsidRPr="00AA6C40" w:rsidRDefault="009C5393" w:rsidP="009C5393">
      <w:pPr>
        <w:pStyle w:val="PlantUML"/>
        <w:rPr>
          <w:noProof w:val="0"/>
          <w:lang w:val="en-US"/>
        </w:rPr>
      </w:pPr>
      <w:r w:rsidRPr="00AA6C40">
        <w:rPr>
          <w:noProof w:val="0"/>
          <w:lang w:val="en-US"/>
        </w:rPr>
        <w:t>skinparam ParticipantPadding 5</w:t>
      </w:r>
    </w:p>
    <w:p w14:paraId="53E066A2" w14:textId="77777777" w:rsidR="009C5393" w:rsidRPr="00AA6C40" w:rsidRDefault="009C5393" w:rsidP="009C5393">
      <w:pPr>
        <w:pStyle w:val="PlantUML"/>
        <w:rPr>
          <w:noProof w:val="0"/>
          <w:lang w:val="en-US"/>
        </w:rPr>
      </w:pPr>
      <w:r w:rsidRPr="00AA6C40">
        <w:rPr>
          <w:noProof w:val="0"/>
          <w:lang w:val="en-US"/>
        </w:rPr>
        <w:t>skinparam BoxPadding 10</w:t>
      </w:r>
    </w:p>
    <w:p w14:paraId="62CE3701" w14:textId="77777777" w:rsidR="009C5393" w:rsidRPr="00AA6C40" w:rsidRDefault="009C5393" w:rsidP="009C5393">
      <w:pPr>
        <w:pStyle w:val="PlantUML"/>
        <w:rPr>
          <w:noProof w:val="0"/>
          <w:lang w:val="en-US"/>
        </w:rPr>
      </w:pPr>
      <w:r w:rsidRPr="00AA6C40">
        <w:rPr>
          <w:noProof w:val="0"/>
          <w:lang w:val="en-US"/>
        </w:rPr>
        <w:t>skinparam lifelineStrategy solid</w:t>
      </w:r>
    </w:p>
    <w:p w14:paraId="1C211F9F" w14:textId="77777777" w:rsidR="009C5393" w:rsidRPr="00AA6C40" w:rsidRDefault="009C5393" w:rsidP="009C5393">
      <w:pPr>
        <w:pStyle w:val="PlantUML"/>
        <w:rPr>
          <w:noProof w:val="0"/>
          <w:lang w:val="en-US"/>
        </w:rPr>
      </w:pPr>
    </w:p>
    <w:p w14:paraId="3DC6CCB6" w14:textId="77777777" w:rsidR="009C5393" w:rsidRPr="00AA6C40" w:rsidRDefault="009C5393" w:rsidP="009C5393">
      <w:pPr>
        <w:pStyle w:val="PlantUML"/>
        <w:rPr>
          <w:noProof w:val="0"/>
          <w:lang w:val="en-US"/>
        </w:rPr>
      </w:pPr>
      <w:r w:rsidRPr="00AA6C40">
        <w:rPr>
          <w:noProof w:val="0"/>
          <w:lang w:val="en-US"/>
        </w:rPr>
        <w:t>participant “Near-RT RIC” as near</w:t>
      </w:r>
    </w:p>
    <w:p w14:paraId="0EA83391" w14:textId="77777777" w:rsidR="009C5393" w:rsidRPr="00AA6C40" w:rsidRDefault="009C5393" w:rsidP="009C5393">
      <w:pPr>
        <w:pStyle w:val="PlantUML"/>
        <w:rPr>
          <w:noProof w:val="0"/>
          <w:lang w:val="en-US"/>
        </w:rPr>
      </w:pPr>
      <w:r w:rsidRPr="00AA6C40">
        <w:rPr>
          <w:noProof w:val="0"/>
          <w:lang w:val="en-US"/>
        </w:rPr>
        <w:t>participant “E2 Node” as ran</w:t>
      </w:r>
    </w:p>
    <w:p w14:paraId="65CF0629" w14:textId="77777777" w:rsidR="009C5393" w:rsidRPr="00AA6C40" w:rsidRDefault="009C5393" w:rsidP="009C5393">
      <w:pPr>
        <w:pStyle w:val="PlantUML"/>
        <w:rPr>
          <w:noProof w:val="0"/>
          <w:lang w:val="en-US"/>
        </w:rPr>
      </w:pPr>
    </w:p>
    <w:p w14:paraId="522C2D7B" w14:textId="77777777" w:rsidR="009C5393" w:rsidRPr="00AA6C40" w:rsidRDefault="009C5393" w:rsidP="009C5393">
      <w:pPr>
        <w:pStyle w:val="PlantUML"/>
        <w:rPr>
          <w:noProof w:val="0"/>
          <w:lang w:val="en-US"/>
        </w:rPr>
      </w:pPr>
    </w:p>
    <w:p w14:paraId="03D9B8AE" w14:textId="77777777" w:rsidR="009C5393" w:rsidRPr="00AA6C40" w:rsidRDefault="009C5393" w:rsidP="009C5393">
      <w:pPr>
        <w:pStyle w:val="PlantUML"/>
        <w:rPr>
          <w:noProof w:val="0"/>
          <w:lang w:val="en-US"/>
        </w:rPr>
      </w:pPr>
      <w:r w:rsidRPr="00AA6C40">
        <w:rPr>
          <w:noProof w:val="0"/>
          <w:lang w:val="en-US"/>
        </w:rPr>
        <w:t>ran&lt;-&gt;near: RIC SUBSCRIPTION PROCEDURE (RIC Event Trigger, Action=REPORT)</w:t>
      </w:r>
    </w:p>
    <w:p w14:paraId="528E9B64" w14:textId="77777777" w:rsidR="009C5393" w:rsidRPr="00AA6C40" w:rsidRDefault="009C5393" w:rsidP="009C5393">
      <w:pPr>
        <w:pStyle w:val="PlantUML"/>
        <w:rPr>
          <w:noProof w:val="0"/>
          <w:lang w:val="en-US"/>
        </w:rPr>
      </w:pPr>
    </w:p>
    <w:p w14:paraId="43EC1D4D" w14:textId="77777777" w:rsidR="009C5393" w:rsidRPr="00AA6C40" w:rsidRDefault="009C5393" w:rsidP="009C5393">
      <w:pPr>
        <w:pStyle w:val="PlantUML"/>
        <w:rPr>
          <w:noProof w:val="0"/>
          <w:lang w:val="en-US"/>
        </w:rPr>
      </w:pPr>
      <w:r w:rsidRPr="00AA6C40">
        <w:rPr>
          <w:noProof w:val="0"/>
          <w:lang w:val="en-US"/>
        </w:rPr>
        <w:t>...</w:t>
      </w:r>
    </w:p>
    <w:p w14:paraId="542CE1DF" w14:textId="77777777" w:rsidR="009C5393" w:rsidRPr="00AA6C40" w:rsidRDefault="009C5393" w:rsidP="009C5393">
      <w:pPr>
        <w:pStyle w:val="PlantUML"/>
        <w:rPr>
          <w:noProof w:val="0"/>
          <w:lang w:val="en-US"/>
        </w:rPr>
      </w:pPr>
      <w:r w:rsidRPr="00AA6C40">
        <w:rPr>
          <w:noProof w:val="0"/>
          <w:lang w:val="en-US"/>
        </w:rPr>
        <w:t>note over ran #white: E2 Node detects \nRIC Event Trigger</w:t>
      </w:r>
    </w:p>
    <w:p w14:paraId="58E20C1D" w14:textId="77777777" w:rsidR="009C5393" w:rsidRPr="00AA6C40" w:rsidRDefault="009C5393" w:rsidP="009C5393">
      <w:pPr>
        <w:pStyle w:val="PlantUML"/>
        <w:rPr>
          <w:noProof w:val="0"/>
          <w:lang w:val="en-US"/>
        </w:rPr>
      </w:pPr>
      <w:r w:rsidRPr="00AA6C40">
        <w:rPr>
          <w:noProof w:val="0"/>
          <w:lang w:val="en-US"/>
        </w:rPr>
        <w:lastRenderedPageBreak/>
        <w:t>ran-&gt;near: RIC INDICATION(REPORT)</w:t>
      </w:r>
    </w:p>
    <w:p w14:paraId="72F7A826" w14:textId="77777777" w:rsidR="009C5393" w:rsidRPr="00AA6C40" w:rsidRDefault="009C5393" w:rsidP="009C5393">
      <w:pPr>
        <w:pStyle w:val="PlantUML"/>
        <w:rPr>
          <w:noProof w:val="0"/>
          <w:lang w:val="en-US"/>
        </w:rPr>
      </w:pPr>
      <w:r w:rsidRPr="00AA6C40">
        <w:rPr>
          <w:noProof w:val="0"/>
          <w:lang w:val="en-US"/>
        </w:rPr>
        <w:t>note over ran #lime: Associated procedure \ninstance **continues**</w:t>
      </w:r>
    </w:p>
    <w:p w14:paraId="21FA9E10" w14:textId="77777777" w:rsidR="009C5393" w:rsidRPr="00AA6C40" w:rsidRDefault="009C5393" w:rsidP="009C5393">
      <w:pPr>
        <w:pStyle w:val="PlantUML"/>
        <w:rPr>
          <w:noProof w:val="0"/>
          <w:lang w:val="en-US"/>
        </w:rPr>
      </w:pPr>
    </w:p>
    <w:p w14:paraId="268E80CA" w14:textId="77777777" w:rsidR="009C5393" w:rsidRPr="00AA6C40" w:rsidRDefault="009C5393" w:rsidP="009C5393">
      <w:pPr>
        <w:pStyle w:val="PlantUML"/>
        <w:rPr>
          <w:noProof w:val="0"/>
          <w:lang w:val="en-US"/>
        </w:rPr>
      </w:pPr>
      <w:r w:rsidRPr="00AA6C40">
        <w:rPr>
          <w:noProof w:val="0"/>
          <w:lang w:val="en-US"/>
        </w:rPr>
        <w:t>@enduml</w:t>
      </w:r>
    </w:p>
    <w:p w14:paraId="2A1E32F5" w14:textId="0A087A5B" w:rsidR="001E55F3" w:rsidRPr="00AA6C40" w:rsidRDefault="009C5393" w:rsidP="009C5393">
      <w:pPr>
        <w:pStyle w:val="PlantUMLImg"/>
        <w:rPr>
          <w:noProof w:val="0"/>
          <w:lang w:val="en-US"/>
        </w:rPr>
      </w:pPr>
      <w:r w:rsidRPr="00AA6C40">
        <w:rPr>
          <w:lang w:val="en-US"/>
        </w:rPr>
        <w:drawing>
          <wp:inline distT="0" distB="0" distL="0" distR="0" wp14:anchorId="024A9B34" wp14:editId="7DC6872B">
            <wp:extent cx="5676900" cy="2886075"/>
            <wp:effectExtent l="0" t="0" r="0" b="9525"/>
            <wp:docPr id="4" name="Graphic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676900" cy="2886075"/>
                    </a:xfrm>
                    <a:prstGeom prst="rect">
                      <a:avLst/>
                    </a:prstGeom>
                  </pic:spPr>
                </pic:pic>
              </a:graphicData>
            </a:graphic>
          </wp:inline>
        </w:drawing>
      </w:r>
    </w:p>
    <w:p w14:paraId="2FA96F98" w14:textId="77777777" w:rsidR="009C5393" w:rsidRPr="00AA6C40" w:rsidRDefault="009C5393" w:rsidP="001E55F3">
      <w:pPr>
        <w:pStyle w:val="TH"/>
        <w:rPr>
          <w:rFonts w:eastAsia="宋体"/>
        </w:rPr>
      </w:pPr>
    </w:p>
    <w:p w14:paraId="63959EAB" w14:textId="77777777" w:rsidR="001E55F3" w:rsidRPr="00AA6C40" w:rsidRDefault="001E55F3" w:rsidP="001E55F3">
      <w:pPr>
        <w:pStyle w:val="TF"/>
      </w:pPr>
      <w:r w:rsidRPr="00AA6C40">
        <w:t>Figure 5.3.2-1: Near-RT RIC REPORT Service</w:t>
      </w:r>
    </w:p>
    <w:p w14:paraId="7DF4F2C3" w14:textId="77777777" w:rsidR="001E55F3" w:rsidRPr="00AA6C40" w:rsidRDefault="001E55F3" w:rsidP="001E55F3">
      <w:pPr>
        <w:pStyle w:val="B1"/>
      </w:pPr>
    </w:p>
    <w:p w14:paraId="39123194" w14:textId="2CA3DF85" w:rsidR="001E55F3" w:rsidRDefault="001E55F3" w:rsidP="001E55F3">
      <w:pPr>
        <w:pStyle w:val="B1"/>
        <w:rPr>
          <w:ins w:id="281" w:author="作者"/>
        </w:rPr>
      </w:pPr>
      <w:r w:rsidRPr="00AA6C40">
        <w:t>-</w:t>
      </w:r>
      <w:r w:rsidRPr="00AA6C40">
        <w:tab/>
      </w:r>
      <w:r w:rsidRPr="00AA6C40">
        <w:rPr>
          <w:b/>
        </w:rPr>
        <w:t>INSERT</w:t>
      </w:r>
      <w:r w:rsidRPr="00AA6C40">
        <w:t xml:space="preserve">: Near-RT RIC uses a RIC </w:t>
      </w:r>
      <w:r w:rsidR="005406BF" w:rsidRPr="00AA6C40">
        <w:t xml:space="preserve">Subscription </w:t>
      </w:r>
      <w:r w:rsidRPr="00AA6C40">
        <w:t xml:space="preserve">to request that E2 </w:t>
      </w:r>
      <w:r w:rsidR="005406BF" w:rsidRPr="00AA6C40">
        <w:t xml:space="preserve">Node </w:t>
      </w:r>
      <w:r w:rsidRPr="00AA6C40">
        <w:t xml:space="preserve">sends an </w:t>
      </w:r>
      <w:r w:rsidRPr="00AA6C40">
        <w:rPr>
          <w:b/>
        </w:rPr>
        <w:t>INSERT</w:t>
      </w:r>
      <w:r w:rsidRPr="00AA6C40">
        <w:t xml:space="preserve"> message to Near-RT RIC and suspends the associated procedure in E2 N</w:t>
      </w:r>
      <w:r w:rsidR="003D09E4" w:rsidRPr="00AA6C40">
        <w:t>ode</w:t>
      </w:r>
      <w:r w:rsidRPr="00AA6C40">
        <w:t xml:space="preserve"> after each occurrence of a defined </w:t>
      </w:r>
      <w:r w:rsidR="005406BF" w:rsidRPr="00AA6C40">
        <w:t xml:space="preserve">RIC Subscription procedure </w:t>
      </w:r>
      <w:r w:rsidRPr="00AA6C40">
        <w:t>Event Trigger</w:t>
      </w:r>
      <w:r w:rsidR="00464EB2" w:rsidRPr="00AA6C40">
        <w:t>.</w:t>
      </w:r>
    </w:p>
    <w:p w14:paraId="25C2B042" w14:textId="5EA3CBCA" w:rsidR="006B44EC" w:rsidRPr="00AA6C40" w:rsidRDefault="00534CA6" w:rsidP="001E55F3">
      <w:pPr>
        <w:pStyle w:val="B1"/>
      </w:pPr>
      <w:ins w:id="282" w:author="作者">
        <w:r>
          <w:rPr>
            <w:rFonts w:asciiTheme="minorEastAsia" w:eastAsiaTheme="minorEastAsia" w:hAnsiTheme="minorEastAsia" w:hint="eastAsia"/>
            <w:lang w:eastAsia="zh-CN"/>
          </w:rPr>
          <w:t>Near-RT</w:t>
        </w:r>
        <w:r>
          <w:t xml:space="preserve"> </w:t>
        </w:r>
        <w:r>
          <w:rPr>
            <w:rFonts w:asciiTheme="minorEastAsia" w:eastAsiaTheme="minorEastAsia" w:hAnsiTheme="minorEastAsia" w:hint="eastAsia"/>
            <w:lang w:eastAsia="zh-CN"/>
          </w:rPr>
          <w:t>RIC使用一个RIC</w:t>
        </w:r>
        <w:r>
          <w:rPr>
            <w:rFonts w:ascii="宋体" w:eastAsia="宋体" w:hAnsi="宋体" w:cs="宋体" w:hint="eastAsia"/>
            <w:lang w:eastAsia="zh-CN"/>
          </w:rPr>
          <w:t>订阅去请求</w:t>
        </w:r>
        <w:r w:rsidR="00CD23C2">
          <w:rPr>
            <w:rFonts w:ascii="宋体" w:eastAsia="宋体" w:hAnsi="宋体" w:cs="宋体" w:hint="eastAsia"/>
            <w:lang w:eastAsia="zh-CN"/>
          </w:rPr>
          <w:t>E2</w:t>
        </w:r>
        <w:r w:rsidR="00045AD2">
          <w:rPr>
            <w:rFonts w:ascii="宋体" w:eastAsia="宋体" w:hAnsi="宋体" w:cs="宋体" w:hint="eastAsia"/>
            <w:lang w:eastAsia="zh-CN"/>
          </w:rPr>
          <w:t>节点发送一个INSERT消息给Near-RT</w:t>
        </w:r>
        <w:r w:rsidR="00045AD2">
          <w:rPr>
            <w:rFonts w:ascii="宋体" w:eastAsia="宋体" w:hAnsi="宋体" w:cs="宋体"/>
          </w:rPr>
          <w:t xml:space="preserve"> </w:t>
        </w:r>
        <w:r w:rsidR="00045AD2">
          <w:rPr>
            <w:rFonts w:ascii="宋体" w:eastAsia="宋体" w:hAnsi="宋体" w:cs="宋体" w:hint="eastAsia"/>
            <w:lang w:eastAsia="zh-CN"/>
          </w:rPr>
          <w:t>RIC并且</w:t>
        </w:r>
        <w:r w:rsidR="009C1558">
          <w:rPr>
            <w:rFonts w:ascii="宋体" w:eastAsia="宋体" w:hAnsi="宋体" w:cs="宋体" w:hint="eastAsia"/>
            <w:lang w:eastAsia="zh-CN"/>
          </w:rPr>
          <w:t>在一个定义好的RIC订阅过程事件触发器之后，</w:t>
        </w:r>
        <w:r w:rsidR="00045AD2">
          <w:rPr>
            <w:rFonts w:ascii="宋体" w:eastAsia="宋体" w:hAnsi="宋体" w:cs="宋体" w:hint="eastAsia"/>
            <w:lang w:eastAsia="zh-CN"/>
          </w:rPr>
          <w:t>在E2节点中挂起一个关联过程</w:t>
        </w:r>
        <w:r w:rsidR="009C1558">
          <w:rPr>
            <w:rFonts w:ascii="宋体" w:eastAsia="宋体" w:hAnsi="宋体" w:cs="宋体" w:hint="eastAsia"/>
            <w:lang w:eastAsia="zh-CN"/>
          </w:rPr>
          <w:t>。</w:t>
        </w:r>
      </w:ins>
    </w:p>
    <w:p w14:paraId="0A04D5A8" w14:textId="77777777" w:rsidR="001E55F3" w:rsidRPr="00AA6C40" w:rsidRDefault="001E55F3" w:rsidP="001E55F3">
      <w:pPr>
        <w:ind w:left="568"/>
      </w:pPr>
      <w:r w:rsidRPr="00AA6C40">
        <w:t xml:space="preserve">The </w:t>
      </w:r>
      <w:r w:rsidRPr="00AA6C40">
        <w:rPr>
          <w:b/>
        </w:rPr>
        <w:t>INSERT</w:t>
      </w:r>
      <w:r w:rsidRPr="00AA6C40">
        <w:t xml:space="preserve"> service involves following steps:</w:t>
      </w:r>
    </w:p>
    <w:p w14:paraId="76854E2B" w14:textId="54113390" w:rsidR="001E55F3" w:rsidRDefault="001E55F3" w:rsidP="008F4D6E">
      <w:pPr>
        <w:pStyle w:val="B1"/>
        <w:numPr>
          <w:ilvl w:val="0"/>
          <w:numId w:val="38"/>
        </w:numPr>
        <w:rPr>
          <w:ins w:id="283" w:author="作者"/>
        </w:rPr>
        <w:pPrChange w:id="284" w:author="作者">
          <w:pPr>
            <w:pStyle w:val="B1"/>
            <w:ind w:left="1418" w:hanging="566"/>
          </w:pPr>
        </w:pPrChange>
      </w:pPr>
      <w:del w:id="285" w:author="作者">
        <w:r w:rsidRPr="00AA6C40" w:rsidDel="009C1558">
          <w:delText xml:space="preserve">1.   </w:delText>
        </w:r>
        <w:r w:rsidRPr="00AA6C40" w:rsidDel="009C1558">
          <w:tab/>
        </w:r>
      </w:del>
      <w:r w:rsidRPr="00AA6C40">
        <w:t xml:space="preserve">Near-RT RIC configures a RIC </w:t>
      </w:r>
      <w:r w:rsidR="005406BF" w:rsidRPr="00AA6C40">
        <w:t xml:space="preserve">Subscription </w:t>
      </w:r>
      <w:r w:rsidRPr="00AA6C40">
        <w:t xml:space="preserve">in the E2 </w:t>
      </w:r>
      <w:r w:rsidR="005406BF" w:rsidRPr="00AA6C40">
        <w:t xml:space="preserve">Node </w:t>
      </w:r>
      <w:r w:rsidRPr="00AA6C40">
        <w:t xml:space="preserve">with information used to configure an </w:t>
      </w:r>
      <w:proofErr w:type="gramStart"/>
      <w:r w:rsidR="005406BF" w:rsidRPr="00AA6C40">
        <w:t>Indication</w:t>
      </w:r>
      <w:r w:rsidRPr="00AA6C40">
        <w:t>(</w:t>
      </w:r>
      <w:proofErr w:type="gramEnd"/>
      <w:r w:rsidRPr="00AA6C40">
        <w:t xml:space="preserve">Insert) along with a wait timer that is to be performed by E2 </w:t>
      </w:r>
      <w:r w:rsidR="005406BF" w:rsidRPr="00AA6C40">
        <w:t xml:space="preserve">Node </w:t>
      </w:r>
      <w:r w:rsidRPr="00AA6C40">
        <w:t xml:space="preserve">with each occurrence of </w:t>
      </w:r>
      <w:r w:rsidR="005406BF" w:rsidRPr="00AA6C40">
        <w:t>Event</w:t>
      </w:r>
    </w:p>
    <w:p w14:paraId="129D6048" w14:textId="1F858599" w:rsidR="009C1558" w:rsidRPr="00AA6C40" w:rsidRDefault="00FC51FC" w:rsidP="008F4D6E">
      <w:pPr>
        <w:pStyle w:val="B1"/>
        <w:ind w:left="1416" w:firstLine="0"/>
        <w:pPrChange w:id="286" w:author="作者">
          <w:pPr>
            <w:pStyle w:val="B1"/>
            <w:ind w:left="1418" w:hanging="566"/>
          </w:pPr>
        </w:pPrChange>
      </w:pPr>
      <w:ins w:id="287" w:author="作者">
        <w:r>
          <w:rPr>
            <w:rFonts w:asciiTheme="minorEastAsia" w:eastAsiaTheme="minorEastAsia" w:hAnsiTheme="minorEastAsia" w:hint="eastAsia"/>
            <w:lang w:eastAsia="zh-CN"/>
          </w:rPr>
          <w:t>Near-RT</w:t>
        </w:r>
        <w:r>
          <w:t xml:space="preserve"> RIC </w:t>
        </w:r>
        <w:r w:rsidR="004D7A71">
          <w:rPr>
            <w:rFonts w:asciiTheme="minorEastAsia" w:eastAsiaTheme="minorEastAsia" w:hAnsiTheme="minorEastAsia" w:hint="eastAsia"/>
            <w:lang w:eastAsia="zh-CN"/>
          </w:rPr>
          <w:t>在E2节点中</w:t>
        </w:r>
        <w:r>
          <w:rPr>
            <w:rFonts w:asciiTheme="minorEastAsia" w:eastAsiaTheme="minorEastAsia" w:hAnsiTheme="minorEastAsia" w:hint="eastAsia"/>
            <w:lang w:eastAsia="zh-CN"/>
          </w:rPr>
          <w:t>配置一个RIC</w:t>
        </w:r>
        <w:r>
          <w:rPr>
            <w:rFonts w:ascii="宋体" w:eastAsia="宋体" w:hAnsi="宋体" w:cs="宋体" w:hint="eastAsia"/>
            <w:lang w:eastAsia="zh-CN"/>
          </w:rPr>
          <w:t>订阅</w:t>
        </w:r>
        <w:r w:rsidR="004D7A71">
          <w:rPr>
            <w:rFonts w:ascii="宋体" w:eastAsia="宋体" w:hAnsi="宋体" w:cs="宋体" w:hint="eastAsia"/>
            <w:lang w:eastAsia="zh-CN"/>
          </w:rPr>
          <w:t>，其中信息用来配置一个</w:t>
        </w:r>
        <w:r w:rsidR="009A5D03">
          <w:rPr>
            <w:rFonts w:ascii="宋体" w:eastAsia="宋体" w:hAnsi="宋体" w:cs="宋体" w:hint="eastAsia"/>
            <w:lang w:eastAsia="zh-CN"/>
          </w:rPr>
          <w:t>带有等待时间的timer的指示（插入）</w:t>
        </w:r>
        <w:r w:rsidR="008F4D6E">
          <w:rPr>
            <w:rFonts w:ascii="宋体" w:eastAsia="宋体" w:hAnsi="宋体" w:cs="宋体" w:hint="eastAsia"/>
            <w:lang w:eastAsia="zh-CN"/>
          </w:rPr>
          <w:t>，这个指示将由E2节点在每隔事件发生时执行。</w:t>
        </w:r>
      </w:ins>
    </w:p>
    <w:p w14:paraId="7314B40A" w14:textId="5A3EA158" w:rsidR="001E55F3" w:rsidRDefault="001E55F3" w:rsidP="00951F9A">
      <w:pPr>
        <w:pStyle w:val="B1"/>
        <w:numPr>
          <w:ilvl w:val="0"/>
          <w:numId w:val="38"/>
        </w:numPr>
        <w:rPr>
          <w:ins w:id="288" w:author="作者"/>
        </w:rPr>
        <w:pPrChange w:id="289" w:author="作者">
          <w:pPr>
            <w:pStyle w:val="B1"/>
            <w:ind w:left="1418" w:hanging="566"/>
          </w:pPr>
        </w:pPrChange>
      </w:pPr>
      <w:del w:id="290" w:author="作者">
        <w:r w:rsidRPr="00AA6C40" w:rsidDel="008066CE">
          <w:delText>2.</w:delText>
        </w:r>
        <w:r w:rsidRPr="00AA6C40" w:rsidDel="008066CE">
          <w:tab/>
        </w:r>
      </w:del>
      <w:r w:rsidRPr="00AA6C40">
        <w:t xml:space="preserve">During normal functioning of an associated procedure instance in the E2 </w:t>
      </w:r>
      <w:r w:rsidR="005406BF" w:rsidRPr="00AA6C40">
        <w:t>Node</w:t>
      </w:r>
      <w:r w:rsidRPr="00AA6C40">
        <w:t>, a trigger event is detected.</w:t>
      </w:r>
    </w:p>
    <w:p w14:paraId="21A9097D" w14:textId="74A825B0" w:rsidR="008066CE" w:rsidRPr="00AA6C40" w:rsidRDefault="00951F9A" w:rsidP="00951F9A">
      <w:pPr>
        <w:pStyle w:val="B1"/>
        <w:ind w:left="1416" w:firstLine="0"/>
        <w:pPrChange w:id="291" w:author="作者">
          <w:pPr>
            <w:pStyle w:val="B1"/>
            <w:ind w:left="1418" w:hanging="566"/>
          </w:pPr>
        </w:pPrChange>
      </w:pPr>
      <w:ins w:id="292" w:author="作者">
        <w:r>
          <w:rPr>
            <w:rFonts w:asciiTheme="minorEastAsia" w:eastAsiaTheme="minorEastAsia" w:hAnsiTheme="minorEastAsia" w:hint="eastAsia"/>
            <w:lang w:eastAsia="zh-CN"/>
          </w:rPr>
          <w:t>在E2</w:t>
        </w:r>
        <w:r>
          <w:rPr>
            <w:rFonts w:ascii="宋体" w:eastAsia="宋体" w:hAnsi="宋体" w:cs="宋体" w:hint="eastAsia"/>
            <w:lang w:eastAsia="zh-CN"/>
          </w:rPr>
          <w:t>节点中，在一个关联过程实例的正常功能期间，一个触发器事件</w:t>
        </w:r>
        <w:r w:rsidR="00270254">
          <w:rPr>
            <w:rFonts w:ascii="宋体" w:eastAsia="宋体" w:hAnsi="宋体" w:cs="宋体" w:hint="eastAsia"/>
            <w:lang w:eastAsia="zh-CN"/>
          </w:rPr>
          <w:t>将</w:t>
        </w:r>
        <w:r>
          <w:rPr>
            <w:rFonts w:ascii="宋体" w:eastAsia="宋体" w:hAnsi="宋体" w:cs="宋体" w:hint="eastAsia"/>
            <w:lang w:eastAsia="zh-CN"/>
          </w:rPr>
          <w:t>被检测。</w:t>
        </w:r>
      </w:ins>
    </w:p>
    <w:p w14:paraId="7C4BDD8A" w14:textId="127E368D" w:rsidR="001E55F3" w:rsidRDefault="001E55F3" w:rsidP="00EE54A9">
      <w:pPr>
        <w:pStyle w:val="B1"/>
        <w:numPr>
          <w:ilvl w:val="0"/>
          <w:numId w:val="38"/>
        </w:numPr>
        <w:rPr>
          <w:ins w:id="293" w:author="作者"/>
        </w:rPr>
        <w:pPrChange w:id="294" w:author="作者">
          <w:pPr>
            <w:pStyle w:val="B1"/>
            <w:ind w:left="1418" w:hanging="566"/>
          </w:pPr>
        </w:pPrChange>
      </w:pPr>
      <w:del w:id="295" w:author="作者">
        <w:r w:rsidRPr="00AA6C40" w:rsidDel="00412A7B">
          <w:delText>3.</w:delText>
        </w:r>
        <w:r w:rsidRPr="00AA6C40" w:rsidDel="00412A7B">
          <w:tab/>
        </w:r>
      </w:del>
      <w:r w:rsidRPr="00AA6C40">
        <w:t>E2 Node suspends associated procedure instance for up to a defined Wait Period (wait period may be set to zero)</w:t>
      </w:r>
    </w:p>
    <w:p w14:paraId="2D0E9035" w14:textId="28E67AB5" w:rsidR="00412A7B" w:rsidRPr="00AA6C40" w:rsidRDefault="00455C47" w:rsidP="00EE54A9">
      <w:pPr>
        <w:pStyle w:val="B1"/>
        <w:ind w:left="1416" w:firstLine="0"/>
        <w:pPrChange w:id="296" w:author="作者">
          <w:pPr>
            <w:pStyle w:val="B1"/>
            <w:ind w:left="1418" w:hanging="566"/>
          </w:pPr>
        </w:pPrChange>
      </w:pPr>
      <w:ins w:id="297" w:author="作者">
        <w:r>
          <w:rPr>
            <w:rFonts w:asciiTheme="minorEastAsia" w:eastAsiaTheme="minorEastAsia" w:hAnsiTheme="minorEastAsia" w:hint="eastAsia"/>
            <w:lang w:eastAsia="zh-CN"/>
          </w:rPr>
          <w:t>E2</w:t>
        </w:r>
        <w:r>
          <w:rPr>
            <w:rFonts w:ascii="宋体" w:eastAsia="宋体" w:hAnsi="宋体" w:cs="宋体" w:hint="eastAsia"/>
            <w:lang w:eastAsia="zh-CN"/>
          </w:rPr>
          <w:t>节点</w:t>
        </w:r>
        <w:r w:rsidR="0089160A">
          <w:rPr>
            <w:rFonts w:ascii="宋体" w:eastAsia="宋体" w:hAnsi="宋体" w:cs="宋体" w:hint="eastAsia"/>
            <w:lang w:eastAsia="zh-CN"/>
          </w:rPr>
          <w:t>挂起一个关联过程实例</w:t>
        </w:r>
        <w:r w:rsidR="00016347">
          <w:rPr>
            <w:rFonts w:ascii="宋体" w:eastAsia="宋体" w:hAnsi="宋体" w:cs="宋体" w:hint="eastAsia"/>
            <w:lang w:eastAsia="zh-CN"/>
          </w:rPr>
          <w:t>，在定义的</w:t>
        </w:r>
        <w:r w:rsidR="00075A99">
          <w:rPr>
            <w:rFonts w:ascii="宋体" w:eastAsia="宋体" w:hAnsi="宋体" w:cs="宋体" w:hint="eastAsia"/>
            <w:lang w:eastAsia="zh-CN"/>
          </w:rPr>
          <w:t>等待周期内。</w:t>
        </w:r>
      </w:ins>
    </w:p>
    <w:p w14:paraId="057EE55B" w14:textId="2126F94B" w:rsidR="001E55F3" w:rsidRDefault="001E55F3" w:rsidP="00EE54A9">
      <w:pPr>
        <w:pStyle w:val="B1"/>
        <w:numPr>
          <w:ilvl w:val="0"/>
          <w:numId w:val="38"/>
        </w:numPr>
        <w:rPr>
          <w:ins w:id="298" w:author="作者"/>
        </w:rPr>
        <w:pPrChange w:id="299" w:author="作者">
          <w:pPr>
            <w:pStyle w:val="B1"/>
            <w:ind w:left="1418" w:hanging="566"/>
          </w:pPr>
        </w:pPrChange>
      </w:pPr>
      <w:del w:id="300" w:author="作者">
        <w:r w:rsidRPr="00AA6C40" w:rsidDel="00075A99">
          <w:delText xml:space="preserve">4. </w:delText>
        </w:r>
        <w:r w:rsidRPr="00AA6C40" w:rsidDel="00075A99">
          <w:tab/>
        </w:r>
      </w:del>
      <w:r w:rsidRPr="00AA6C40">
        <w:t xml:space="preserve">E2 Node sends </w:t>
      </w:r>
      <w:r w:rsidR="005406BF" w:rsidRPr="00AA6C40">
        <w:t xml:space="preserve">Indication procedure </w:t>
      </w:r>
      <w:r w:rsidRPr="00AA6C40">
        <w:t xml:space="preserve">to Near-RT RIC containing requested </w:t>
      </w:r>
      <w:r w:rsidRPr="00AA6C40">
        <w:rPr>
          <w:b/>
        </w:rPr>
        <w:t>INSERT</w:t>
      </w:r>
      <w:r w:rsidRPr="00AA6C40">
        <w:t xml:space="preserve"> information along with originating Request ID and information used to identify the suspended associated procedure instance. </w:t>
      </w:r>
    </w:p>
    <w:p w14:paraId="39D20040" w14:textId="2AF4FA9C" w:rsidR="00075A99" w:rsidRPr="00AA6C40" w:rsidRDefault="00075A99" w:rsidP="00EE54A9">
      <w:pPr>
        <w:pStyle w:val="B1"/>
        <w:ind w:left="1416" w:firstLine="0"/>
        <w:pPrChange w:id="301" w:author="作者">
          <w:pPr>
            <w:pStyle w:val="B1"/>
            <w:ind w:left="1418" w:hanging="566"/>
          </w:pPr>
        </w:pPrChange>
      </w:pPr>
      <w:ins w:id="302" w:author="作者">
        <w:r>
          <w:rPr>
            <w:rFonts w:asciiTheme="minorEastAsia" w:eastAsiaTheme="minorEastAsia" w:hAnsiTheme="minorEastAsia" w:hint="eastAsia"/>
            <w:lang w:eastAsia="zh-CN"/>
          </w:rPr>
          <w:lastRenderedPageBreak/>
          <w:t>E2</w:t>
        </w:r>
        <w:r>
          <w:rPr>
            <w:rFonts w:ascii="宋体" w:eastAsia="宋体" w:hAnsi="宋体" w:cs="宋体" w:hint="eastAsia"/>
            <w:lang w:eastAsia="zh-CN"/>
          </w:rPr>
          <w:t>节点发送Indication过程给Near-RT</w:t>
        </w:r>
        <w:r>
          <w:rPr>
            <w:rFonts w:ascii="宋体" w:eastAsia="宋体" w:hAnsi="宋体" w:cs="宋体"/>
          </w:rPr>
          <w:t xml:space="preserve"> </w:t>
        </w:r>
        <w:r>
          <w:rPr>
            <w:rFonts w:ascii="宋体" w:eastAsia="宋体" w:hAnsi="宋体" w:cs="宋体" w:hint="eastAsia"/>
            <w:lang w:eastAsia="zh-CN"/>
          </w:rPr>
          <w:t>RIC，这个过程包含</w:t>
        </w:r>
        <w:r w:rsidR="005D6AF4">
          <w:rPr>
            <w:rFonts w:ascii="宋体" w:eastAsia="宋体" w:hAnsi="宋体" w:cs="宋体" w:hint="eastAsia"/>
            <w:lang w:eastAsia="zh-CN"/>
          </w:rPr>
          <w:t>带有原始的Re</w:t>
        </w:r>
        <w:r w:rsidR="005D6AF4">
          <w:rPr>
            <w:rFonts w:ascii="宋体" w:eastAsia="宋体" w:hAnsi="宋体" w:cs="宋体"/>
            <w:lang w:eastAsia="zh-CN"/>
          </w:rPr>
          <w:t>quest ID</w:t>
        </w:r>
        <w:r w:rsidR="005D6AF4">
          <w:rPr>
            <w:rFonts w:ascii="宋体" w:eastAsia="宋体" w:hAnsi="宋体" w:cs="宋体" w:hint="eastAsia"/>
            <w:lang w:eastAsia="zh-CN"/>
          </w:rPr>
          <w:t>和用来定位挂起关联过程的过程实例</w:t>
        </w:r>
        <w:r w:rsidR="001F6791">
          <w:rPr>
            <w:rFonts w:ascii="宋体" w:eastAsia="宋体" w:hAnsi="宋体" w:cs="宋体" w:hint="eastAsia"/>
            <w:lang w:eastAsia="zh-CN"/>
          </w:rPr>
          <w:t>信息的请求I</w:t>
        </w:r>
        <w:r w:rsidR="001F6791">
          <w:rPr>
            <w:rFonts w:ascii="宋体" w:eastAsia="宋体" w:hAnsi="宋体" w:cs="宋体"/>
            <w:lang w:eastAsia="zh-CN"/>
          </w:rPr>
          <w:t>NSERT</w:t>
        </w:r>
        <w:r w:rsidR="001F6791">
          <w:rPr>
            <w:rFonts w:ascii="宋体" w:eastAsia="宋体" w:hAnsi="宋体" w:cs="宋体" w:hint="eastAsia"/>
            <w:lang w:eastAsia="zh-CN"/>
          </w:rPr>
          <w:t>信息。</w:t>
        </w:r>
      </w:ins>
    </w:p>
    <w:p w14:paraId="3848D782" w14:textId="3718B788" w:rsidR="001E55F3" w:rsidRDefault="001E55F3" w:rsidP="00990FF0">
      <w:pPr>
        <w:pStyle w:val="B1"/>
        <w:ind w:left="851" w:firstLine="1"/>
        <w:rPr>
          <w:ins w:id="303" w:author="作者"/>
        </w:rPr>
      </w:pPr>
      <w:r w:rsidRPr="00AA6C40">
        <w:t xml:space="preserve">According to the timer state, arrival of RIC Control </w:t>
      </w:r>
      <w:r w:rsidR="005406BF" w:rsidRPr="00AA6C40">
        <w:t xml:space="preserve">procedure </w:t>
      </w:r>
      <w:r w:rsidRPr="00AA6C40">
        <w:t>and Subsequent Action parameter in RIC Subscription, the E2 Node may then:</w:t>
      </w:r>
    </w:p>
    <w:p w14:paraId="4A45A9A8" w14:textId="385A9216" w:rsidR="00DD3FED" w:rsidRPr="00AA6C40" w:rsidRDefault="00DD3FED" w:rsidP="00990FF0">
      <w:pPr>
        <w:pStyle w:val="B1"/>
        <w:ind w:left="851" w:firstLine="1"/>
      </w:pPr>
      <w:ins w:id="304" w:author="作者">
        <w:r>
          <w:rPr>
            <w:rFonts w:asciiTheme="minorEastAsia" w:eastAsiaTheme="minorEastAsia" w:hAnsiTheme="minorEastAsia" w:hint="eastAsia"/>
            <w:lang w:eastAsia="zh-CN"/>
          </w:rPr>
          <w:t>根据timer状态</w:t>
        </w:r>
        <w:r w:rsidR="0097666D">
          <w:rPr>
            <w:rFonts w:asciiTheme="minorEastAsia" w:eastAsiaTheme="minorEastAsia" w:hAnsiTheme="minorEastAsia" w:hint="eastAsia"/>
            <w:lang w:eastAsia="zh-CN"/>
          </w:rPr>
          <w:t>，RIC控制过程的到达以及在RIC订阅中</w:t>
        </w:r>
        <w:r w:rsidR="00EE54A9" w:rsidRPr="00AA6C40">
          <w:t>Subsequent Action</w:t>
        </w:r>
        <w:r w:rsidR="00EE54A9">
          <w:rPr>
            <w:rFonts w:asciiTheme="minorEastAsia" w:eastAsiaTheme="minorEastAsia" w:hAnsiTheme="minorEastAsia" w:hint="eastAsia"/>
            <w:lang w:eastAsia="zh-CN"/>
          </w:rPr>
          <w:t>参数，E2</w:t>
        </w:r>
        <w:r w:rsidR="00EE54A9">
          <w:rPr>
            <w:rFonts w:ascii="宋体" w:eastAsia="宋体" w:hAnsi="宋体" w:cs="宋体" w:hint="eastAsia"/>
            <w:lang w:eastAsia="zh-CN"/>
          </w:rPr>
          <w:t>节点应该：</w:t>
        </w:r>
      </w:ins>
    </w:p>
    <w:p w14:paraId="5D8079A8" w14:textId="7B2016C5" w:rsidR="001E55F3" w:rsidRDefault="001E55F3" w:rsidP="00FE5271">
      <w:pPr>
        <w:pStyle w:val="B1"/>
        <w:numPr>
          <w:ilvl w:val="0"/>
          <w:numId w:val="39"/>
        </w:numPr>
        <w:rPr>
          <w:ins w:id="305" w:author="作者"/>
        </w:rPr>
        <w:pPrChange w:id="306" w:author="作者">
          <w:pPr>
            <w:pStyle w:val="B1"/>
            <w:ind w:left="1702"/>
          </w:pPr>
        </w:pPrChange>
      </w:pPr>
      <w:del w:id="307" w:author="作者">
        <w:r w:rsidRPr="00AA6C40" w:rsidDel="00163D24">
          <w:delText>a)</w:delText>
        </w:r>
        <w:r w:rsidRPr="00AA6C40" w:rsidDel="00163D24">
          <w:tab/>
        </w:r>
      </w:del>
      <w:r w:rsidRPr="00AA6C40">
        <w:t xml:space="preserve">Resume associated procedure instance using information received from a RIC </w:t>
      </w:r>
      <w:r w:rsidR="005406BF" w:rsidRPr="00AA6C40">
        <w:t xml:space="preserve">Control procedure </w:t>
      </w:r>
      <w:r w:rsidRPr="00AA6C40">
        <w:t>sent by Near-RT RIC</w:t>
      </w:r>
    </w:p>
    <w:p w14:paraId="20E2539B" w14:textId="463F2BCA" w:rsidR="00163D24" w:rsidRPr="00AA6C40" w:rsidRDefault="009A3E76" w:rsidP="00FE5271">
      <w:pPr>
        <w:pStyle w:val="B1"/>
        <w:ind w:left="1778" w:firstLine="0"/>
        <w:pPrChange w:id="308" w:author="作者">
          <w:pPr>
            <w:pStyle w:val="B1"/>
            <w:ind w:left="1702"/>
          </w:pPr>
        </w:pPrChange>
      </w:pPr>
      <w:ins w:id="309" w:author="作者">
        <w:r>
          <w:rPr>
            <w:rFonts w:ascii="宋体" w:eastAsia="宋体" w:hAnsi="宋体" w:cs="宋体" w:hint="eastAsia"/>
            <w:lang w:eastAsia="zh-CN"/>
          </w:rPr>
          <w:t>恢复关联过程实例，这个动作的信息</w:t>
        </w:r>
        <w:r w:rsidR="00ED08B2">
          <w:rPr>
            <w:rFonts w:ascii="宋体" w:eastAsia="宋体" w:hAnsi="宋体" w:cs="宋体" w:hint="eastAsia"/>
            <w:lang w:eastAsia="zh-CN"/>
          </w:rPr>
          <w:t>来自Near-R</w:t>
        </w:r>
        <w:r w:rsidR="00ED08B2">
          <w:rPr>
            <w:rFonts w:ascii="宋体" w:eastAsia="宋体" w:hAnsi="宋体" w:cs="宋体"/>
            <w:lang w:eastAsia="zh-CN"/>
          </w:rPr>
          <w:t xml:space="preserve">T </w:t>
        </w:r>
        <w:r w:rsidR="00ED08B2">
          <w:rPr>
            <w:rFonts w:ascii="宋体" w:eastAsia="宋体" w:hAnsi="宋体" w:cs="宋体" w:hint="eastAsia"/>
            <w:lang w:eastAsia="zh-CN"/>
          </w:rPr>
          <w:t>RIC发送的一个RIC控制过程。</w:t>
        </w:r>
      </w:ins>
    </w:p>
    <w:p w14:paraId="24C7FD4C" w14:textId="4FC57702" w:rsidR="001E55F3" w:rsidRDefault="001E55F3" w:rsidP="00FE5271">
      <w:pPr>
        <w:pStyle w:val="B1"/>
        <w:numPr>
          <w:ilvl w:val="0"/>
          <w:numId w:val="39"/>
        </w:numPr>
        <w:rPr>
          <w:ins w:id="310" w:author="作者"/>
        </w:rPr>
        <w:pPrChange w:id="311" w:author="作者">
          <w:pPr>
            <w:pStyle w:val="B1"/>
            <w:ind w:left="1702"/>
          </w:pPr>
        </w:pPrChange>
      </w:pPr>
      <w:del w:id="312" w:author="作者">
        <w:r w:rsidRPr="00AA6C40" w:rsidDel="00ED08B2">
          <w:delText>b)</w:delText>
        </w:r>
        <w:r w:rsidRPr="00AA6C40" w:rsidDel="00ED08B2">
          <w:tab/>
        </w:r>
      </w:del>
      <w:r w:rsidRPr="00AA6C40">
        <w:t>Continue the original associated procedure instance if and when the associated Wait timer expires and Subsequent Action set to Continue</w:t>
      </w:r>
      <w:r w:rsidR="009C5393" w:rsidRPr="00AA6C40">
        <w:t>. A subsequent RIC Control procedure sent by Near-RT RIC shall be ignored.</w:t>
      </w:r>
    </w:p>
    <w:p w14:paraId="2C1DCE08" w14:textId="51883740" w:rsidR="00ED08B2" w:rsidRPr="00AA6C40" w:rsidRDefault="005C2A69" w:rsidP="00FE5271">
      <w:pPr>
        <w:pStyle w:val="B1"/>
        <w:ind w:left="1778" w:firstLine="0"/>
        <w:pPrChange w:id="313" w:author="作者">
          <w:pPr>
            <w:pStyle w:val="B1"/>
            <w:ind w:left="1702"/>
          </w:pPr>
        </w:pPrChange>
      </w:pPr>
      <w:ins w:id="314" w:author="作者">
        <w:r>
          <w:rPr>
            <w:rFonts w:ascii="宋体" w:eastAsia="宋体" w:hAnsi="宋体" w:cs="宋体" w:hint="eastAsia"/>
            <w:lang w:eastAsia="zh-CN"/>
          </w:rPr>
          <w:t>如果当关联的Wait</w:t>
        </w:r>
        <w:r>
          <w:rPr>
            <w:rFonts w:ascii="宋体" w:eastAsia="宋体" w:hAnsi="宋体" w:cs="宋体"/>
            <w:lang w:eastAsia="zh-CN"/>
          </w:rPr>
          <w:t xml:space="preserve"> timer</w:t>
        </w:r>
        <w:r>
          <w:rPr>
            <w:rFonts w:ascii="宋体" w:eastAsia="宋体" w:hAnsi="宋体" w:cs="宋体" w:hint="eastAsia"/>
            <w:lang w:eastAsia="zh-CN"/>
          </w:rPr>
          <w:t>过期了和S</w:t>
        </w:r>
        <w:r>
          <w:rPr>
            <w:rFonts w:ascii="宋体" w:eastAsia="宋体" w:hAnsi="宋体" w:cs="宋体"/>
            <w:lang w:eastAsia="zh-CN"/>
          </w:rPr>
          <w:t>ubsequent Action</w:t>
        </w:r>
        <w:r>
          <w:rPr>
            <w:rFonts w:ascii="宋体" w:eastAsia="宋体" w:hAnsi="宋体" w:cs="宋体" w:hint="eastAsia"/>
            <w:lang w:eastAsia="zh-CN"/>
          </w:rPr>
          <w:t>设置成继续</w:t>
        </w:r>
        <w:r w:rsidR="00111D03">
          <w:rPr>
            <w:rFonts w:ascii="宋体" w:eastAsia="宋体" w:hAnsi="宋体" w:cs="宋体" w:hint="eastAsia"/>
            <w:lang w:eastAsia="zh-CN"/>
          </w:rPr>
          <w:t>，那么继续元素关联的过程实例。一个</w:t>
        </w:r>
        <w:r w:rsidR="005B667E">
          <w:rPr>
            <w:rFonts w:ascii="宋体" w:eastAsia="宋体" w:hAnsi="宋体" w:cs="宋体" w:hint="eastAsia"/>
            <w:lang w:eastAsia="zh-CN"/>
          </w:rPr>
          <w:t>后续由Near-RT</w:t>
        </w:r>
        <w:r w:rsidR="005B667E">
          <w:rPr>
            <w:rFonts w:ascii="宋体" w:eastAsia="宋体" w:hAnsi="宋体" w:cs="宋体"/>
            <w:lang w:eastAsia="zh-CN"/>
          </w:rPr>
          <w:t xml:space="preserve"> RIC</w:t>
        </w:r>
        <w:r w:rsidR="005B667E">
          <w:rPr>
            <w:rFonts w:ascii="宋体" w:eastAsia="宋体" w:hAnsi="宋体" w:cs="宋体" w:hint="eastAsia"/>
            <w:lang w:eastAsia="zh-CN"/>
          </w:rPr>
          <w:t>发送的RIC</w:t>
        </w:r>
        <w:r w:rsidR="005B667E">
          <w:rPr>
            <w:rFonts w:ascii="宋体" w:eastAsia="宋体" w:hAnsi="宋体" w:cs="宋体"/>
            <w:lang w:eastAsia="zh-CN"/>
          </w:rPr>
          <w:t xml:space="preserve"> </w:t>
        </w:r>
        <w:r w:rsidR="005B667E">
          <w:rPr>
            <w:rFonts w:ascii="宋体" w:eastAsia="宋体" w:hAnsi="宋体" w:cs="宋体" w:hint="eastAsia"/>
            <w:lang w:eastAsia="zh-CN"/>
          </w:rPr>
          <w:t>Control过程应该别忽视。</w:t>
        </w:r>
      </w:ins>
    </w:p>
    <w:p w14:paraId="274D093A" w14:textId="58979469" w:rsidR="001E55F3" w:rsidRDefault="001E55F3" w:rsidP="00FE5271">
      <w:pPr>
        <w:pStyle w:val="B1"/>
        <w:numPr>
          <w:ilvl w:val="0"/>
          <w:numId w:val="39"/>
        </w:numPr>
        <w:rPr>
          <w:ins w:id="315" w:author="作者"/>
        </w:rPr>
        <w:pPrChange w:id="316" w:author="作者">
          <w:pPr>
            <w:pStyle w:val="B1"/>
            <w:ind w:left="1702"/>
          </w:pPr>
        </w:pPrChange>
      </w:pPr>
      <w:del w:id="317" w:author="作者">
        <w:r w:rsidRPr="00AA6C40" w:rsidDel="005B667E">
          <w:delText>c)</w:delText>
        </w:r>
        <w:r w:rsidRPr="00AA6C40" w:rsidDel="005B667E">
          <w:tab/>
        </w:r>
      </w:del>
      <w:r w:rsidRPr="00AA6C40">
        <w:t>Halt the original associated procedure instance if and when the associated Wait timer expires and Subsequent Action set to Halt</w:t>
      </w:r>
      <w:r w:rsidR="009C5393" w:rsidRPr="00AA6C40">
        <w:t>. A subsequent RIC Control procedure sent by Near-RT RIC shall be ignored.</w:t>
      </w:r>
    </w:p>
    <w:p w14:paraId="7FA0B0B6" w14:textId="77777777" w:rsidR="00FE5271" w:rsidRPr="00AA6C40" w:rsidRDefault="005B667E" w:rsidP="00FE5271">
      <w:pPr>
        <w:pStyle w:val="B1"/>
        <w:ind w:left="1778" w:firstLine="0"/>
        <w:rPr>
          <w:ins w:id="318" w:author="作者"/>
        </w:rPr>
      </w:pPr>
      <w:ins w:id="319" w:author="作者">
        <w:r>
          <w:rPr>
            <w:rFonts w:asciiTheme="minorEastAsia" w:eastAsiaTheme="minorEastAsia" w:hAnsiTheme="minorEastAsia" w:hint="eastAsia"/>
            <w:lang w:eastAsia="zh-CN"/>
          </w:rPr>
          <w:t>如果当关联Wait</w:t>
        </w:r>
        <w:r>
          <w:t xml:space="preserve"> </w:t>
        </w:r>
        <w:r>
          <w:rPr>
            <w:rFonts w:asciiTheme="minorEastAsia" w:eastAsiaTheme="minorEastAsia" w:hAnsiTheme="minorEastAsia" w:hint="eastAsia"/>
            <w:lang w:eastAsia="zh-CN"/>
          </w:rPr>
          <w:t>timer</w:t>
        </w:r>
        <w:r>
          <w:rPr>
            <w:rFonts w:ascii="宋体" w:eastAsia="宋体" w:hAnsi="宋体" w:cs="宋体" w:hint="eastAsia"/>
            <w:lang w:eastAsia="zh-CN"/>
          </w:rPr>
          <w:t>过期和接下来动作设置成停止，那么停止原始关联过程实例。</w:t>
        </w:r>
        <w:r w:rsidR="00FE5271">
          <w:rPr>
            <w:rFonts w:ascii="宋体" w:eastAsia="宋体" w:hAnsi="宋体" w:cs="宋体" w:hint="eastAsia"/>
            <w:lang w:eastAsia="zh-CN"/>
          </w:rPr>
          <w:t>一个后续由Near-RT</w:t>
        </w:r>
        <w:r w:rsidR="00FE5271">
          <w:rPr>
            <w:rFonts w:ascii="宋体" w:eastAsia="宋体" w:hAnsi="宋体" w:cs="宋体"/>
            <w:lang w:eastAsia="zh-CN"/>
          </w:rPr>
          <w:t xml:space="preserve"> RIC</w:t>
        </w:r>
        <w:r w:rsidR="00FE5271">
          <w:rPr>
            <w:rFonts w:ascii="宋体" w:eastAsia="宋体" w:hAnsi="宋体" w:cs="宋体" w:hint="eastAsia"/>
            <w:lang w:eastAsia="zh-CN"/>
          </w:rPr>
          <w:t>发送的RIC</w:t>
        </w:r>
        <w:r w:rsidR="00FE5271">
          <w:rPr>
            <w:rFonts w:ascii="宋体" w:eastAsia="宋体" w:hAnsi="宋体" w:cs="宋体"/>
            <w:lang w:eastAsia="zh-CN"/>
          </w:rPr>
          <w:t xml:space="preserve"> </w:t>
        </w:r>
        <w:r w:rsidR="00FE5271">
          <w:rPr>
            <w:rFonts w:ascii="宋体" w:eastAsia="宋体" w:hAnsi="宋体" w:cs="宋体" w:hint="eastAsia"/>
            <w:lang w:eastAsia="zh-CN"/>
          </w:rPr>
          <w:t>Control过程应该别忽视。</w:t>
        </w:r>
      </w:ins>
    </w:p>
    <w:p w14:paraId="053866E6" w14:textId="5C713D03" w:rsidR="005B667E" w:rsidRPr="00AA6C40" w:rsidRDefault="005B667E" w:rsidP="00FE5271">
      <w:pPr>
        <w:pStyle w:val="B1"/>
        <w:ind w:left="1778" w:firstLine="0"/>
        <w:pPrChange w:id="320" w:author="作者">
          <w:pPr>
            <w:pStyle w:val="B1"/>
            <w:ind w:left="1702"/>
          </w:pPr>
        </w:pPrChange>
      </w:pPr>
    </w:p>
    <w:p w14:paraId="4471C83A" w14:textId="77777777" w:rsidR="009C5393" w:rsidRPr="00AA6C40" w:rsidRDefault="009C5393" w:rsidP="009C5393">
      <w:pPr>
        <w:pStyle w:val="PlantUML"/>
        <w:rPr>
          <w:noProof w:val="0"/>
          <w:lang w:val="en-US"/>
        </w:rPr>
      </w:pPr>
      <w:bookmarkStart w:id="321" w:name="_Hlk30081431"/>
      <w:r w:rsidRPr="00AA6C40">
        <w:rPr>
          <w:noProof w:val="0"/>
          <w:lang w:val="en-US"/>
        </w:rPr>
        <w:t>@startuml</w:t>
      </w:r>
    </w:p>
    <w:p w14:paraId="5C1B421E" w14:textId="77777777" w:rsidR="009C5393" w:rsidRPr="00AA6C40" w:rsidRDefault="009C5393" w:rsidP="009C5393">
      <w:pPr>
        <w:pStyle w:val="PlantUML"/>
        <w:rPr>
          <w:noProof w:val="0"/>
          <w:lang w:val="en-US"/>
        </w:rPr>
      </w:pPr>
      <w:r w:rsidRPr="00AA6C40">
        <w:rPr>
          <w:noProof w:val="0"/>
          <w:lang w:val="en-US"/>
        </w:rPr>
        <w:t>skinparam ParticipantPadding 5</w:t>
      </w:r>
    </w:p>
    <w:p w14:paraId="1CC46C11" w14:textId="77777777" w:rsidR="009C5393" w:rsidRPr="00AA6C40" w:rsidRDefault="009C5393" w:rsidP="009C5393">
      <w:pPr>
        <w:pStyle w:val="PlantUML"/>
        <w:rPr>
          <w:noProof w:val="0"/>
          <w:lang w:val="en-US"/>
        </w:rPr>
      </w:pPr>
      <w:r w:rsidRPr="00AA6C40">
        <w:rPr>
          <w:noProof w:val="0"/>
          <w:lang w:val="en-US"/>
        </w:rPr>
        <w:t>skinparam BoxPadding 10</w:t>
      </w:r>
    </w:p>
    <w:p w14:paraId="3672829F" w14:textId="77777777" w:rsidR="009C5393" w:rsidRPr="00AA6C40" w:rsidRDefault="009C5393" w:rsidP="009C5393">
      <w:pPr>
        <w:pStyle w:val="PlantUML"/>
        <w:rPr>
          <w:noProof w:val="0"/>
          <w:lang w:val="en-US"/>
        </w:rPr>
      </w:pPr>
      <w:r w:rsidRPr="00AA6C40">
        <w:rPr>
          <w:noProof w:val="0"/>
          <w:lang w:val="en-US"/>
        </w:rPr>
        <w:t>skinparam lifelineStrategy solid</w:t>
      </w:r>
    </w:p>
    <w:p w14:paraId="6209DB50" w14:textId="77777777" w:rsidR="009C5393" w:rsidRPr="00AA6C40" w:rsidRDefault="009C5393" w:rsidP="009C5393">
      <w:pPr>
        <w:pStyle w:val="PlantUML"/>
        <w:rPr>
          <w:noProof w:val="0"/>
          <w:lang w:val="en-US"/>
        </w:rPr>
      </w:pPr>
    </w:p>
    <w:p w14:paraId="2F2F65D4" w14:textId="77777777" w:rsidR="009C5393" w:rsidRPr="00AA6C40" w:rsidRDefault="009C5393" w:rsidP="009C5393">
      <w:pPr>
        <w:pStyle w:val="PlantUML"/>
        <w:rPr>
          <w:noProof w:val="0"/>
          <w:lang w:val="en-US"/>
        </w:rPr>
      </w:pPr>
      <w:r w:rsidRPr="00AA6C40">
        <w:rPr>
          <w:noProof w:val="0"/>
          <w:lang w:val="en-US"/>
        </w:rPr>
        <w:t>participant “Near-RT RIC” as near</w:t>
      </w:r>
    </w:p>
    <w:p w14:paraId="486240B8" w14:textId="77777777" w:rsidR="009C5393" w:rsidRPr="00AA6C40" w:rsidRDefault="009C5393" w:rsidP="009C5393">
      <w:pPr>
        <w:pStyle w:val="PlantUML"/>
        <w:rPr>
          <w:noProof w:val="0"/>
          <w:lang w:val="en-US"/>
        </w:rPr>
      </w:pPr>
      <w:r w:rsidRPr="00AA6C40">
        <w:rPr>
          <w:noProof w:val="0"/>
          <w:lang w:val="en-US"/>
        </w:rPr>
        <w:t>participant “E2 Node” as ran</w:t>
      </w:r>
    </w:p>
    <w:p w14:paraId="7C59B05A" w14:textId="77777777" w:rsidR="009C5393" w:rsidRPr="00AA6C40" w:rsidRDefault="009C5393" w:rsidP="009C5393">
      <w:pPr>
        <w:pStyle w:val="PlantUML"/>
        <w:rPr>
          <w:noProof w:val="0"/>
          <w:lang w:val="en-US"/>
        </w:rPr>
      </w:pPr>
    </w:p>
    <w:p w14:paraId="17CF60E9" w14:textId="77777777" w:rsidR="009C5393" w:rsidRPr="00AA6C40" w:rsidRDefault="009C5393" w:rsidP="009C5393">
      <w:pPr>
        <w:pStyle w:val="PlantUML"/>
        <w:rPr>
          <w:noProof w:val="0"/>
          <w:lang w:val="en-US"/>
        </w:rPr>
      </w:pPr>
    </w:p>
    <w:p w14:paraId="09C599FF" w14:textId="77777777" w:rsidR="009C5393" w:rsidRPr="00AA6C40" w:rsidRDefault="009C5393" w:rsidP="009C5393">
      <w:pPr>
        <w:pStyle w:val="PlantUML"/>
        <w:rPr>
          <w:noProof w:val="0"/>
          <w:lang w:val="en-US"/>
        </w:rPr>
      </w:pPr>
      <w:r w:rsidRPr="00AA6C40">
        <w:rPr>
          <w:noProof w:val="0"/>
          <w:lang w:val="en-US"/>
        </w:rPr>
        <w:t>ran&lt;-&gt;near: RIC SUBSCRIPTION PROCEDURE (RIC Event Trigger, Action=INSERT)</w:t>
      </w:r>
    </w:p>
    <w:p w14:paraId="7CB18CD2" w14:textId="77777777" w:rsidR="009C5393" w:rsidRPr="00AA6C40" w:rsidRDefault="009C5393" w:rsidP="009C5393">
      <w:pPr>
        <w:pStyle w:val="PlantUML"/>
        <w:rPr>
          <w:noProof w:val="0"/>
          <w:lang w:val="en-US"/>
        </w:rPr>
      </w:pPr>
    </w:p>
    <w:p w14:paraId="4274558A" w14:textId="77777777" w:rsidR="009C5393" w:rsidRPr="00AA6C40" w:rsidRDefault="009C5393" w:rsidP="009C5393">
      <w:pPr>
        <w:pStyle w:val="PlantUML"/>
        <w:rPr>
          <w:noProof w:val="0"/>
          <w:lang w:val="en-US"/>
        </w:rPr>
      </w:pPr>
      <w:r w:rsidRPr="00AA6C40">
        <w:rPr>
          <w:noProof w:val="0"/>
          <w:lang w:val="en-US"/>
        </w:rPr>
        <w:t>...</w:t>
      </w:r>
    </w:p>
    <w:p w14:paraId="040275B7" w14:textId="77777777" w:rsidR="009C5393" w:rsidRPr="00AA6C40" w:rsidRDefault="009C5393" w:rsidP="009C5393">
      <w:pPr>
        <w:pStyle w:val="PlantUML"/>
        <w:rPr>
          <w:noProof w:val="0"/>
          <w:lang w:val="en-US"/>
        </w:rPr>
      </w:pPr>
      <w:r w:rsidRPr="00AA6C40">
        <w:rPr>
          <w:noProof w:val="0"/>
          <w:lang w:val="en-US"/>
        </w:rPr>
        <w:t>note over ran #white: E2 Node detects \nRIC Event Trigger</w:t>
      </w:r>
    </w:p>
    <w:p w14:paraId="6D6A9424" w14:textId="77777777" w:rsidR="009C5393" w:rsidRPr="00AA6C40" w:rsidRDefault="009C5393" w:rsidP="009C5393">
      <w:pPr>
        <w:pStyle w:val="PlantUML"/>
        <w:rPr>
          <w:noProof w:val="0"/>
          <w:lang w:val="en-US"/>
        </w:rPr>
      </w:pPr>
      <w:r w:rsidRPr="00AA6C40">
        <w:rPr>
          <w:noProof w:val="0"/>
          <w:lang w:val="en-US"/>
        </w:rPr>
        <w:t>note over ran #pink: Associated procedure \ninstance **suspended**</w:t>
      </w:r>
    </w:p>
    <w:p w14:paraId="2CC21ECB" w14:textId="77777777" w:rsidR="009C5393" w:rsidRPr="00AA6C40" w:rsidRDefault="009C5393" w:rsidP="009C5393">
      <w:pPr>
        <w:pStyle w:val="PlantUML"/>
        <w:rPr>
          <w:noProof w:val="0"/>
          <w:lang w:val="en-US"/>
        </w:rPr>
      </w:pPr>
      <w:r w:rsidRPr="00AA6C40">
        <w:rPr>
          <w:noProof w:val="0"/>
          <w:lang w:val="en-US"/>
        </w:rPr>
        <w:t>note over ran #aqua: Start Wait Timer</w:t>
      </w:r>
    </w:p>
    <w:p w14:paraId="2E241303" w14:textId="77777777" w:rsidR="009C5393" w:rsidRPr="00AA6C40" w:rsidRDefault="009C5393" w:rsidP="009C5393">
      <w:pPr>
        <w:pStyle w:val="PlantUML"/>
        <w:rPr>
          <w:noProof w:val="0"/>
          <w:lang w:val="en-US"/>
        </w:rPr>
      </w:pPr>
      <w:r w:rsidRPr="00AA6C40">
        <w:rPr>
          <w:noProof w:val="0"/>
          <w:lang w:val="en-US"/>
        </w:rPr>
        <w:t>ran-&gt;near: RIC INDICATION(INSERT)</w:t>
      </w:r>
    </w:p>
    <w:p w14:paraId="38FA1595" w14:textId="77777777" w:rsidR="009C5393" w:rsidRPr="00AA6C40" w:rsidRDefault="009C5393" w:rsidP="009C5393">
      <w:pPr>
        <w:pStyle w:val="PlantUML"/>
        <w:rPr>
          <w:noProof w:val="0"/>
          <w:lang w:val="en-US"/>
        </w:rPr>
      </w:pPr>
    </w:p>
    <w:p w14:paraId="6D1AD782" w14:textId="77777777" w:rsidR="009C5393" w:rsidRPr="00AA6C40" w:rsidRDefault="009C5393" w:rsidP="009C5393">
      <w:pPr>
        <w:pStyle w:val="PlantUML"/>
        <w:rPr>
          <w:noProof w:val="0"/>
          <w:lang w:val="en-US"/>
        </w:rPr>
      </w:pPr>
    </w:p>
    <w:p w14:paraId="39CA8306" w14:textId="77777777" w:rsidR="009C5393" w:rsidRPr="00AA6C40" w:rsidRDefault="009C5393" w:rsidP="009C5393">
      <w:pPr>
        <w:pStyle w:val="PlantUML"/>
        <w:rPr>
          <w:noProof w:val="0"/>
          <w:lang w:val="en-US"/>
        </w:rPr>
      </w:pPr>
      <w:r w:rsidRPr="00AA6C40">
        <w:rPr>
          <w:noProof w:val="0"/>
          <w:lang w:val="en-US"/>
        </w:rPr>
        <w:t>alt a) Near-RT RIC __responds__</w:t>
      </w:r>
    </w:p>
    <w:p w14:paraId="29114D21" w14:textId="77777777" w:rsidR="009C5393" w:rsidRPr="00AA6C40" w:rsidRDefault="009C5393" w:rsidP="009C5393">
      <w:pPr>
        <w:pStyle w:val="PlantUML"/>
        <w:rPr>
          <w:noProof w:val="0"/>
          <w:lang w:val="en-US"/>
        </w:rPr>
      </w:pPr>
      <w:r w:rsidRPr="00AA6C40">
        <w:rPr>
          <w:noProof w:val="0"/>
          <w:lang w:val="en-US"/>
        </w:rPr>
        <w:tab/>
        <w:t>note over near #white: Near-RT RIC \nperforms action</w:t>
      </w:r>
    </w:p>
    <w:p w14:paraId="17C8BD90" w14:textId="77777777" w:rsidR="009C5393" w:rsidRPr="00AA6C40" w:rsidRDefault="009C5393" w:rsidP="009C5393">
      <w:pPr>
        <w:pStyle w:val="PlantUML"/>
        <w:rPr>
          <w:noProof w:val="0"/>
          <w:lang w:val="en-US"/>
        </w:rPr>
      </w:pPr>
      <w:r w:rsidRPr="00AA6C40">
        <w:rPr>
          <w:noProof w:val="0"/>
          <w:lang w:val="en-US"/>
        </w:rPr>
        <w:tab/>
        <w:t>near-&gt;ran: RIC CONTROL REQUEST</w:t>
      </w:r>
    </w:p>
    <w:p w14:paraId="0B1CF73C" w14:textId="77777777" w:rsidR="009C5393" w:rsidRPr="00AA6C40" w:rsidRDefault="009C5393" w:rsidP="009C5393">
      <w:pPr>
        <w:pStyle w:val="PlantUML"/>
        <w:rPr>
          <w:noProof w:val="0"/>
          <w:lang w:val="en-US"/>
        </w:rPr>
      </w:pPr>
      <w:r w:rsidRPr="00AA6C40">
        <w:rPr>
          <w:noProof w:val="0"/>
          <w:lang w:val="en-US"/>
        </w:rPr>
        <w:tab/>
        <w:t>note over ran #aqua: Cancel Wait Timer</w:t>
      </w:r>
    </w:p>
    <w:p w14:paraId="71457BEE" w14:textId="77777777" w:rsidR="009C5393" w:rsidRPr="00AA6C40" w:rsidRDefault="009C5393" w:rsidP="009C5393">
      <w:pPr>
        <w:pStyle w:val="PlantUML"/>
        <w:rPr>
          <w:noProof w:val="0"/>
          <w:lang w:val="en-US"/>
        </w:rPr>
      </w:pPr>
      <w:r w:rsidRPr="00AA6C40">
        <w:rPr>
          <w:noProof w:val="0"/>
          <w:lang w:val="en-US"/>
        </w:rPr>
        <w:tab/>
        <w:t>note over ran #lime: Associated procedure \ninstance **resumes**</w:t>
      </w:r>
    </w:p>
    <w:p w14:paraId="11B05013" w14:textId="77777777" w:rsidR="009C5393" w:rsidRPr="00AA6C40" w:rsidRDefault="009C5393" w:rsidP="009C5393">
      <w:pPr>
        <w:pStyle w:val="PlantUML"/>
        <w:rPr>
          <w:noProof w:val="0"/>
          <w:lang w:val="en-US"/>
        </w:rPr>
      </w:pPr>
      <w:r w:rsidRPr="00AA6C40">
        <w:rPr>
          <w:noProof w:val="0"/>
          <w:lang w:val="en-US"/>
        </w:rPr>
        <w:tab/>
        <w:t>ran--&gt;near: RIC CONTROL ACKNOWLEDGE</w:t>
      </w:r>
    </w:p>
    <w:p w14:paraId="33FCB10F" w14:textId="77777777" w:rsidR="009C5393" w:rsidRPr="00AA6C40" w:rsidRDefault="009C5393" w:rsidP="009C5393">
      <w:pPr>
        <w:pStyle w:val="PlantUML"/>
        <w:rPr>
          <w:noProof w:val="0"/>
          <w:lang w:val="en-US"/>
        </w:rPr>
      </w:pPr>
    </w:p>
    <w:p w14:paraId="00216338" w14:textId="77777777" w:rsidR="009C5393" w:rsidRPr="00AA6C40" w:rsidRDefault="009C5393" w:rsidP="009C5393">
      <w:pPr>
        <w:pStyle w:val="PlantUML"/>
        <w:rPr>
          <w:noProof w:val="0"/>
          <w:lang w:val="en-US"/>
        </w:rPr>
      </w:pPr>
      <w:r w:rsidRPr="00AA6C40">
        <w:rPr>
          <w:noProof w:val="0"/>
          <w:lang w:val="en-US"/>
        </w:rPr>
        <w:t>else b) Timer Expires and Subsequent Action = __Continue__</w:t>
      </w:r>
    </w:p>
    <w:p w14:paraId="1BE81BDC" w14:textId="77777777" w:rsidR="009C5393" w:rsidRPr="00AA6C40" w:rsidRDefault="009C5393" w:rsidP="009C5393">
      <w:pPr>
        <w:pStyle w:val="PlantUML"/>
        <w:rPr>
          <w:noProof w:val="0"/>
          <w:lang w:val="en-US"/>
        </w:rPr>
      </w:pPr>
      <w:r w:rsidRPr="00AA6C40">
        <w:rPr>
          <w:noProof w:val="0"/>
          <w:lang w:val="en-US"/>
        </w:rPr>
        <w:tab/>
        <w:t>note over ran #aqua: Timer expires</w:t>
      </w:r>
    </w:p>
    <w:p w14:paraId="32818976" w14:textId="77777777" w:rsidR="009C5393" w:rsidRPr="00AA6C40" w:rsidRDefault="009C5393" w:rsidP="009C5393">
      <w:pPr>
        <w:pStyle w:val="PlantUML"/>
        <w:rPr>
          <w:noProof w:val="0"/>
          <w:lang w:val="en-US"/>
        </w:rPr>
      </w:pPr>
      <w:r w:rsidRPr="00AA6C40">
        <w:rPr>
          <w:noProof w:val="0"/>
          <w:lang w:val="en-US"/>
        </w:rPr>
        <w:tab/>
        <w:t>note over ran #lime: Associated procedure \ninstance **resumes**</w:t>
      </w:r>
    </w:p>
    <w:p w14:paraId="2E83411F" w14:textId="77777777" w:rsidR="009C5393" w:rsidRPr="00AA6C40" w:rsidRDefault="009C5393" w:rsidP="009C5393">
      <w:pPr>
        <w:pStyle w:val="PlantUML"/>
        <w:rPr>
          <w:noProof w:val="0"/>
          <w:lang w:val="en-US"/>
        </w:rPr>
      </w:pPr>
      <w:r w:rsidRPr="00AA6C40">
        <w:rPr>
          <w:noProof w:val="0"/>
          <w:lang w:val="en-US"/>
        </w:rPr>
        <w:tab/>
        <w:t>near&lt;--&gt;ran: RIC CONTROL PROCEDURE with outcome = Failure (expired)</w:t>
      </w:r>
    </w:p>
    <w:p w14:paraId="7C660026" w14:textId="77777777" w:rsidR="009C5393" w:rsidRPr="00AA6C40" w:rsidRDefault="009C5393" w:rsidP="009C5393">
      <w:pPr>
        <w:pStyle w:val="PlantUML"/>
        <w:rPr>
          <w:noProof w:val="0"/>
          <w:lang w:val="en-US"/>
        </w:rPr>
      </w:pPr>
    </w:p>
    <w:p w14:paraId="7020B35A" w14:textId="77777777" w:rsidR="009C5393" w:rsidRPr="00AA6C40" w:rsidRDefault="009C5393" w:rsidP="009C5393">
      <w:pPr>
        <w:pStyle w:val="PlantUML"/>
        <w:rPr>
          <w:noProof w:val="0"/>
          <w:lang w:val="en-US"/>
        </w:rPr>
      </w:pPr>
      <w:r w:rsidRPr="00AA6C40">
        <w:rPr>
          <w:noProof w:val="0"/>
          <w:lang w:val="en-US"/>
        </w:rPr>
        <w:t>else c) Timer Expires and Subsequent Action = __Halt__</w:t>
      </w:r>
    </w:p>
    <w:p w14:paraId="318D8626" w14:textId="77777777" w:rsidR="009C5393" w:rsidRPr="00AA6C40" w:rsidRDefault="009C5393" w:rsidP="009C5393">
      <w:pPr>
        <w:pStyle w:val="PlantUML"/>
        <w:rPr>
          <w:noProof w:val="0"/>
          <w:lang w:val="en-US"/>
        </w:rPr>
      </w:pPr>
      <w:r w:rsidRPr="00AA6C40">
        <w:rPr>
          <w:noProof w:val="0"/>
          <w:lang w:val="en-US"/>
        </w:rPr>
        <w:tab/>
        <w:t>note over ran #aqua: Timer expires</w:t>
      </w:r>
    </w:p>
    <w:p w14:paraId="1D601C6D" w14:textId="77777777" w:rsidR="009C5393" w:rsidRPr="00AA6C40" w:rsidRDefault="009C5393" w:rsidP="009C5393">
      <w:pPr>
        <w:pStyle w:val="PlantUML"/>
        <w:rPr>
          <w:noProof w:val="0"/>
          <w:lang w:val="en-US"/>
        </w:rPr>
      </w:pPr>
      <w:r w:rsidRPr="00AA6C40">
        <w:rPr>
          <w:noProof w:val="0"/>
          <w:lang w:val="en-US"/>
        </w:rPr>
        <w:tab/>
        <w:t>note over ran #red: Associated procedure \ninstance **halted**</w:t>
      </w:r>
    </w:p>
    <w:p w14:paraId="0B2F330E" w14:textId="77777777" w:rsidR="009C5393" w:rsidRPr="00AA6C40" w:rsidRDefault="009C5393" w:rsidP="009C5393">
      <w:pPr>
        <w:pStyle w:val="PlantUML"/>
        <w:rPr>
          <w:noProof w:val="0"/>
          <w:lang w:val="en-US"/>
        </w:rPr>
      </w:pPr>
      <w:r w:rsidRPr="00AA6C40">
        <w:rPr>
          <w:noProof w:val="0"/>
          <w:lang w:val="en-US"/>
        </w:rPr>
        <w:tab/>
        <w:t>near&lt;--&gt;ran: RIC CONTROL PROCEDURE with outcome = Failure (expired)</w:t>
      </w:r>
    </w:p>
    <w:p w14:paraId="2CC64F11" w14:textId="77777777" w:rsidR="009C5393" w:rsidRPr="00AA6C40" w:rsidRDefault="009C5393" w:rsidP="009C5393">
      <w:pPr>
        <w:pStyle w:val="PlantUML"/>
        <w:rPr>
          <w:noProof w:val="0"/>
          <w:lang w:val="en-US"/>
        </w:rPr>
      </w:pPr>
    </w:p>
    <w:p w14:paraId="4ED414BE" w14:textId="77777777" w:rsidR="009C5393" w:rsidRPr="00AA6C40" w:rsidRDefault="009C5393" w:rsidP="009C5393">
      <w:pPr>
        <w:pStyle w:val="PlantUML"/>
        <w:rPr>
          <w:noProof w:val="0"/>
          <w:lang w:val="en-US"/>
        </w:rPr>
      </w:pPr>
      <w:r w:rsidRPr="00AA6C40">
        <w:rPr>
          <w:noProof w:val="0"/>
          <w:lang w:val="en-US"/>
        </w:rPr>
        <w:lastRenderedPageBreak/>
        <w:t>end</w:t>
      </w:r>
    </w:p>
    <w:p w14:paraId="392CA77F" w14:textId="77777777" w:rsidR="009C5393" w:rsidRPr="00AA6C40" w:rsidRDefault="009C5393" w:rsidP="009C5393">
      <w:pPr>
        <w:pStyle w:val="PlantUML"/>
        <w:rPr>
          <w:noProof w:val="0"/>
          <w:lang w:val="en-US"/>
        </w:rPr>
      </w:pPr>
      <w:r w:rsidRPr="00AA6C40">
        <w:rPr>
          <w:noProof w:val="0"/>
          <w:lang w:val="en-US"/>
        </w:rPr>
        <w:t>@enduml</w:t>
      </w:r>
    </w:p>
    <w:bookmarkEnd w:id="321"/>
    <w:p w14:paraId="165252D0" w14:textId="2CF7DC27" w:rsidR="001E55F3" w:rsidRPr="00AA6C40" w:rsidRDefault="009C5393" w:rsidP="009C5393">
      <w:pPr>
        <w:pStyle w:val="PlantUMLImg"/>
        <w:rPr>
          <w:noProof w:val="0"/>
          <w:lang w:val="en-US"/>
        </w:rPr>
      </w:pPr>
      <w:r w:rsidRPr="00AA6C40">
        <w:rPr>
          <w:lang w:val="en-US"/>
        </w:rPr>
        <w:drawing>
          <wp:inline distT="0" distB="0" distL="0" distR="0" wp14:anchorId="3BC589C7" wp14:editId="3941F3C8">
            <wp:extent cx="5905500" cy="8343900"/>
            <wp:effectExtent l="0" t="0" r="0" b="0"/>
            <wp:docPr id="5" name="Graphic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905500" cy="8343900"/>
                    </a:xfrm>
                    <a:prstGeom prst="rect">
                      <a:avLst/>
                    </a:prstGeom>
                  </pic:spPr>
                </pic:pic>
              </a:graphicData>
            </a:graphic>
          </wp:inline>
        </w:drawing>
      </w:r>
    </w:p>
    <w:p w14:paraId="6F3FA4C4" w14:textId="1B540F0C" w:rsidR="001E55F3" w:rsidRPr="00AA6C40" w:rsidRDefault="001E55F3" w:rsidP="001E55F3">
      <w:pPr>
        <w:pStyle w:val="TF"/>
      </w:pPr>
      <w:r w:rsidRPr="00AA6C40">
        <w:lastRenderedPageBreak/>
        <w:t>Figure 5.3.2-2: Near-RT RIC INSERT Service with three possible outcomes</w:t>
      </w:r>
    </w:p>
    <w:p w14:paraId="5D0B7F8F" w14:textId="77777777" w:rsidR="001E55F3" w:rsidRPr="00AA6C40" w:rsidRDefault="001E55F3" w:rsidP="001E55F3">
      <w:pPr>
        <w:pStyle w:val="B1"/>
      </w:pPr>
    </w:p>
    <w:p w14:paraId="1D2972E2" w14:textId="04B911E8" w:rsidR="001E55F3" w:rsidRDefault="001E55F3" w:rsidP="001E55F3">
      <w:pPr>
        <w:pStyle w:val="B1"/>
        <w:rPr>
          <w:ins w:id="322" w:author="作者"/>
        </w:rPr>
      </w:pPr>
      <w:r w:rsidRPr="00AA6C40">
        <w:t>-</w:t>
      </w:r>
      <w:r w:rsidRPr="00AA6C40">
        <w:tab/>
      </w:r>
      <w:r w:rsidRPr="00AA6C40">
        <w:rPr>
          <w:b/>
        </w:rPr>
        <w:t>CONTROL</w:t>
      </w:r>
      <w:r w:rsidRPr="00AA6C40">
        <w:t>: Near-RT RIC sends a Control message to E2 Node to initiate a new associated procedure or resume a previously suspended associated procedure in the E2 Node</w:t>
      </w:r>
      <w:r w:rsidR="00464EB2" w:rsidRPr="00AA6C40">
        <w:t>.</w:t>
      </w:r>
    </w:p>
    <w:p w14:paraId="30EDAB23" w14:textId="47284D75" w:rsidR="00681161" w:rsidRPr="00E15CD1" w:rsidRDefault="00C41E01" w:rsidP="00E15CD1">
      <w:pPr>
        <w:pStyle w:val="B1"/>
        <w:rPr>
          <w:rFonts w:asciiTheme="minorEastAsia" w:eastAsiaTheme="minorEastAsia" w:hAnsiTheme="minorEastAsia" w:hint="eastAsia"/>
          <w:lang w:eastAsia="zh-CN"/>
          <w:rPrChange w:id="323" w:author="作者">
            <w:rPr/>
          </w:rPrChange>
        </w:rPr>
        <w:pPrChange w:id="324" w:author="作者">
          <w:pPr>
            <w:pStyle w:val="B1"/>
          </w:pPr>
        </w:pPrChange>
      </w:pPr>
      <w:ins w:id="325" w:author="作者">
        <w:r>
          <w:tab/>
        </w:r>
        <w:r>
          <w:rPr>
            <w:rFonts w:asciiTheme="minorEastAsia" w:eastAsiaTheme="minorEastAsia" w:hAnsiTheme="minorEastAsia" w:hint="eastAsia"/>
            <w:lang w:eastAsia="zh-CN"/>
          </w:rPr>
          <w:t>控制</w:t>
        </w:r>
        <w:r w:rsidR="00681161">
          <w:rPr>
            <w:rFonts w:asciiTheme="minorEastAsia" w:eastAsiaTheme="minorEastAsia" w:hAnsiTheme="minorEastAsia" w:hint="eastAsia"/>
            <w:lang w:eastAsia="zh-CN"/>
          </w:rPr>
          <w:t>服务：</w:t>
        </w:r>
        <w:r w:rsidR="00681161">
          <w:rPr>
            <w:rFonts w:asciiTheme="minorEastAsia" w:eastAsiaTheme="minorEastAsia" w:hAnsiTheme="minorEastAsia"/>
            <w:lang w:eastAsia="zh-CN"/>
          </w:rPr>
          <w:t>Near-RT</w:t>
        </w:r>
        <w:r w:rsidR="00681161">
          <w:rPr>
            <w:rFonts w:asciiTheme="minorEastAsia" w:eastAsiaTheme="minorEastAsia" w:hAnsiTheme="minorEastAsia" w:hint="eastAsia"/>
            <w:lang w:eastAsia="zh-CN"/>
          </w:rPr>
          <w:t xml:space="preserve"> </w:t>
        </w:r>
        <w:r w:rsidR="00681161">
          <w:rPr>
            <w:rFonts w:asciiTheme="minorEastAsia" w:eastAsiaTheme="minorEastAsia" w:hAnsiTheme="minorEastAsia"/>
            <w:lang w:eastAsia="zh-CN"/>
          </w:rPr>
          <w:t xml:space="preserve">RIC </w:t>
        </w:r>
        <w:r w:rsidR="00681161">
          <w:rPr>
            <w:rFonts w:asciiTheme="minorEastAsia" w:eastAsiaTheme="minorEastAsia" w:hAnsiTheme="minorEastAsia" w:hint="eastAsia"/>
            <w:lang w:eastAsia="zh-CN"/>
          </w:rPr>
          <w:t>发送一个Control消息给E2节点去初始化</w:t>
        </w:r>
        <w:r w:rsidR="00EE27AC">
          <w:rPr>
            <w:rFonts w:asciiTheme="minorEastAsia" w:eastAsiaTheme="minorEastAsia" w:hAnsiTheme="minorEastAsia" w:hint="eastAsia"/>
            <w:lang w:eastAsia="zh-CN"/>
          </w:rPr>
          <w:t>在E2节点中</w:t>
        </w:r>
        <w:r w:rsidR="00681161">
          <w:rPr>
            <w:rFonts w:asciiTheme="minorEastAsia" w:eastAsiaTheme="minorEastAsia" w:hAnsiTheme="minorEastAsia" w:hint="eastAsia"/>
            <w:lang w:eastAsia="zh-CN"/>
          </w:rPr>
          <w:t>一个新的关联过程或者恢复一个</w:t>
        </w:r>
        <w:r w:rsidR="00EE27AC">
          <w:rPr>
            <w:rFonts w:asciiTheme="minorEastAsia" w:eastAsiaTheme="minorEastAsia" w:hAnsiTheme="minorEastAsia" w:hint="eastAsia"/>
            <w:lang w:eastAsia="zh-CN"/>
          </w:rPr>
          <w:t>先前挂起的关联过程</w:t>
        </w:r>
      </w:ins>
    </w:p>
    <w:p w14:paraId="5A290B16" w14:textId="77777777" w:rsidR="001E55F3" w:rsidRPr="00AA6C40" w:rsidRDefault="001E55F3" w:rsidP="001E55F3">
      <w:pPr>
        <w:ind w:left="568"/>
      </w:pPr>
      <w:r w:rsidRPr="00AA6C40">
        <w:t xml:space="preserve">The </w:t>
      </w:r>
      <w:r w:rsidRPr="00AA6C40">
        <w:rPr>
          <w:b/>
        </w:rPr>
        <w:t>CONTROL</w:t>
      </w:r>
      <w:r w:rsidRPr="00AA6C40">
        <w:t xml:space="preserve"> service involves following steps:</w:t>
      </w:r>
    </w:p>
    <w:p w14:paraId="739B33AA" w14:textId="690BA0DE" w:rsidR="001E55F3" w:rsidRPr="00AA6C40" w:rsidRDefault="001E55F3" w:rsidP="001E55F3">
      <w:pPr>
        <w:pStyle w:val="B1"/>
        <w:ind w:left="1136"/>
      </w:pPr>
      <w:r w:rsidRPr="00AA6C40">
        <w:t>Near-RT RIC detects an event trigger. This step may be triggered by either:</w:t>
      </w:r>
    </w:p>
    <w:p w14:paraId="2419F772" w14:textId="11EED814" w:rsidR="001E55F3" w:rsidRPr="00AA6C40" w:rsidRDefault="001E55F3" w:rsidP="001E55F3">
      <w:pPr>
        <w:pStyle w:val="B1"/>
        <w:ind w:left="1136" w:firstLine="0"/>
      </w:pPr>
      <w:r w:rsidRPr="00AA6C40">
        <w:t xml:space="preserve">a) a previous </w:t>
      </w:r>
      <w:r w:rsidR="005C5EF3" w:rsidRPr="00AA6C40">
        <w:t xml:space="preserve">RIC </w:t>
      </w:r>
      <w:r w:rsidRPr="00AA6C40">
        <w:t>INDICATION sent by E2 Node</w:t>
      </w:r>
      <w:ins w:id="326" w:author="作者">
        <w:r w:rsidR="00EA476F">
          <w:t xml:space="preserve"> </w:t>
        </w:r>
      </w:ins>
    </w:p>
    <w:p w14:paraId="13369F77" w14:textId="138880EA" w:rsidR="001E55F3" w:rsidRDefault="001E55F3" w:rsidP="00990FF0">
      <w:pPr>
        <w:pStyle w:val="B1"/>
        <w:ind w:left="1136" w:firstLine="0"/>
        <w:rPr>
          <w:ins w:id="327" w:author="作者"/>
        </w:rPr>
      </w:pPr>
      <w:r w:rsidRPr="00AA6C40">
        <w:t>b) internal to Near-RT RIC</w:t>
      </w:r>
    </w:p>
    <w:p w14:paraId="76C65CD5" w14:textId="5EE627A9" w:rsidR="00964201" w:rsidRDefault="00964201" w:rsidP="00E15CD1">
      <w:pPr>
        <w:pStyle w:val="B1"/>
        <w:rPr>
          <w:ins w:id="328" w:author="作者"/>
          <w:rFonts w:ascii="宋体" w:eastAsia="宋体" w:hAnsi="宋体" w:cs="宋体"/>
        </w:rPr>
      </w:pPr>
      <w:ins w:id="329" w:author="作者">
        <w:r>
          <w:tab/>
        </w:r>
        <w:r>
          <w:tab/>
        </w:r>
        <w:r>
          <w:rPr>
            <w:rFonts w:asciiTheme="minorEastAsia" w:eastAsiaTheme="minorEastAsia" w:hAnsiTheme="minorEastAsia" w:hint="eastAsia"/>
            <w:lang w:eastAsia="zh-CN"/>
          </w:rPr>
          <w:t>Near</w:t>
        </w:r>
        <w:r>
          <w:t xml:space="preserve">-RT RIC </w:t>
        </w:r>
        <w:r>
          <w:rPr>
            <w:rFonts w:ascii="宋体" w:eastAsia="宋体" w:hAnsi="宋体" w:cs="宋体" w:hint="eastAsia"/>
            <w:lang w:eastAsia="zh-CN"/>
          </w:rPr>
          <w:t>检测事件触发器。</w:t>
        </w:r>
        <w:r w:rsidR="006221FC">
          <w:rPr>
            <w:rFonts w:ascii="宋体" w:eastAsia="宋体" w:hAnsi="宋体" w:cs="宋体" w:hint="eastAsia"/>
            <w:lang w:eastAsia="zh-CN"/>
          </w:rPr>
          <w:t>这个步骤也许能够被下面之一所触发，</w:t>
        </w:r>
      </w:ins>
    </w:p>
    <w:p w14:paraId="3E8C61FA" w14:textId="4DD7193E" w:rsidR="006221FC" w:rsidRDefault="006221FC" w:rsidP="00E15CD1">
      <w:pPr>
        <w:pStyle w:val="B1"/>
        <w:numPr>
          <w:ilvl w:val="0"/>
          <w:numId w:val="40"/>
        </w:numPr>
        <w:rPr>
          <w:ins w:id="330" w:author="作者"/>
          <w:rFonts w:ascii="宋体" w:eastAsia="宋体" w:hAnsi="宋体" w:cs="宋体"/>
        </w:rPr>
        <w:pPrChange w:id="331" w:author="作者">
          <w:pPr>
            <w:pStyle w:val="B1"/>
          </w:pPr>
        </w:pPrChange>
      </w:pPr>
      <w:ins w:id="332" w:author="作者">
        <w:r>
          <w:rPr>
            <w:rFonts w:asciiTheme="minorEastAsia" w:eastAsiaTheme="minorEastAsia" w:hAnsiTheme="minorEastAsia" w:hint="eastAsia"/>
            <w:lang w:eastAsia="zh-CN"/>
          </w:rPr>
          <w:t>一个先前</w:t>
        </w:r>
        <w:r w:rsidR="003167B8">
          <w:rPr>
            <w:rFonts w:asciiTheme="minorEastAsia" w:eastAsiaTheme="minorEastAsia" w:hAnsiTheme="minorEastAsia" w:hint="eastAsia"/>
            <w:lang w:eastAsia="zh-CN"/>
          </w:rPr>
          <w:t>由E2</w:t>
        </w:r>
        <w:r w:rsidR="003167B8">
          <w:rPr>
            <w:rFonts w:ascii="宋体" w:eastAsia="宋体" w:hAnsi="宋体" w:cs="宋体" w:hint="eastAsia"/>
            <w:lang w:eastAsia="zh-CN"/>
          </w:rPr>
          <w:t>节点发送的RIC</w:t>
        </w:r>
        <w:r w:rsidR="003167B8">
          <w:rPr>
            <w:rFonts w:ascii="宋体" w:eastAsia="宋体" w:hAnsi="宋体" w:cs="宋体"/>
          </w:rPr>
          <w:t xml:space="preserve"> INDICATION</w:t>
        </w:r>
      </w:ins>
    </w:p>
    <w:p w14:paraId="5C77B882" w14:textId="77777777" w:rsidR="003167B8" w:rsidRPr="00AA6C40" w:rsidRDefault="003167B8" w:rsidP="00E15CD1">
      <w:pPr>
        <w:pStyle w:val="B1"/>
        <w:numPr>
          <w:ilvl w:val="0"/>
          <w:numId w:val="40"/>
        </w:numPr>
        <w:pPrChange w:id="333" w:author="作者">
          <w:pPr>
            <w:pStyle w:val="B1"/>
            <w:ind w:left="1136" w:firstLine="0"/>
          </w:pPr>
        </w:pPrChange>
      </w:pPr>
    </w:p>
    <w:p w14:paraId="319063E9" w14:textId="450A96C2" w:rsidR="001E55F3" w:rsidRPr="00AA6C40" w:rsidRDefault="001E55F3" w:rsidP="001E55F3">
      <w:pPr>
        <w:pStyle w:val="B1"/>
        <w:ind w:left="1136"/>
      </w:pPr>
      <w:r w:rsidRPr="00AA6C40">
        <w:t>1.</w:t>
      </w:r>
      <w:r w:rsidRPr="00AA6C40">
        <w:tab/>
        <w:t>Near-RT RIC performs an action</w:t>
      </w:r>
    </w:p>
    <w:p w14:paraId="0B55A6A8" w14:textId="48814573" w:rsidR="001E55F3" w:rsidRPr="00AA6C40" w:rsidRDefault="001E55F3" w:rsidP="001E55F3">
      <w:pPr>
        <w:pStyle w:val="B1"/>
        <w:ind w:left="1136"/>
      </w:pPr>
      <w:r w:rsidRPr="00AA6C40">
        <w:t>2.</w:t>
      </w:r>
      <w:r w:rsidRPr="00AA6C40">
        <w:tab/>
        <w:t>Near-RT RIC sends RIC CONTROL REQUEST to E2 Node.  This step may contain an information used to identify a previous suspended associated procedure instance and may request acknowledgement</w:t>
      </w:r>
    </w:p>
    <w:p w14:paraId="6FE739AB" w14:textId="00EBDC59" w:rsidR="001E55F3" w:rsidRPr="00AA6C40" w:rsidRDefault="001E55F3" w:rsidP="001E55F3">
      <w:pPr>
        <w:pStyle w:val="B1"/>
        <w:ind w:left="1136"/>
      </w:pPr>
      <w:r w:rsidRPr="00AA6C40">
        <w:t>3.</w:t>
      </w:r>
      <w:r w:rsidRPr="00AA6C40">
        <w:tab/>
        <w:t>E2 N</w:t>
      </w:r>
      <w:r w:rsidR="003D09E4" w:rsidRPr="00AA6C40">
        <w:t>ode</w:t>
      </w:r>
      <w:r w:rsidRPr="00AA6C40">
        <w:t xml:space="preserve"> initiates or resumes associated procedure</w:t>
      </w:r>
    </w:p>
    <w:p w14:paraId="149C4FA2" w14:textId="3D8E32AA" w:rsidR="001E55F3" w:rsidRDefault="001E55F3" w:rsidP="001E55F3">
      <w:pPr>
        <w:pStyle w:val="B1"/>
        <w:ind w:left="1136"/>
        <w:rPr>
          <w:ins w:id="334" w:author="作者"/>
        </w:rPr>
      </w:pPr>
      <w:r w:rsidRPr="00AA6C40">
        <w:t>4.</w:t>
      </w:r>
      <w:r w:rsidRPr="00AA6C40">
        <w:tab/>
        <w:t xml:space="preserve">If requested, E2 Node sends a RIC CONTROL </w:t>
      </w:r>
      <w:r w:rsidR="005C5EF3" w:rsidRPr="00AA6C40">
        <w:t>ACKNOWLEDGE</w:t>
      </w:r>
    </w:p>
    <w:p w14:paraId="59617984" w14:textId="28FDF236" w:rsidR="00976D3B" w:rsidRDefault="00105CD4" w:rsidP="00E15CD1">
      <w:pPr>
        <w:pStyle w:val="B1"/>
        <w:ind w:left="1136"/>
        <w:rPr>
          <w:ins w:id="335" w:author="作者"/>
          <w:rFonts w:eastAsiaTheme="minorEastAsia"/>
          <w:lang w:eastAsia="zh-CN"/>
        </w:rPr>
      </w:pPr>
      <w:ins w:id="336" w:author="作者">
        <w:r>
          <w:rPr>
            <w:rFonts w:eastAsiaTheme="minorEastAsia" w:hint="eastAsia"/>
            <w:lang w:eastAsia="zh-CN"/>
          </w:rPr>
          <w:t>1</w:t>
        </w:r>
        <w:r>
          <w:rPr>
            <w:rFonts w:eastAsiaTheme="minorEastAsia"/>
            <w:lang w:eastAsia="zh-CN"/>
          </w:rPr>
          <w:t>.</w:t>
        </w:r>
        <w:r>
          <w:rPr>
            <w:rFonts w:eastAsiaTheme="minorEastAsia"/>
            <w:lang w:eastAsia="zh-CN"/>
          </w:rPr>
          <w:tab/>
        </w:r>
        <w:r w:rsidR="00976D3B">
          <w:rPr>
            <w:rFonts w:eastAsiaTheme="minorEastAsia"/>
            <w:lang w:eastAsia="zh-CN"/>
          </w:rPr>
          <w:t>Near-RT RIC</w:t>
        </w:r>
        <w:commentRangeStart w:id="337"/>
        <w:r w:rsidR="00976D3B">
          <w:rPr>
            <w:rFonts w:eastAsiaTheme="minorEastAsia" w:hint="eastAsia"/>
            <w:lang w:eastAsia="zh-CN"/>
          </w:rPr>
          <w:t>执行一个动作</w:t>
        </w:r>
        <w:commentRangeEnd w:id="337"/>
        <w:r w:rsidR="00976D3B">
          <w:rPr>
            <w:rStyle w:val="a9"/>
            <w:lang w:eastAsia="en-US"/>
          </w:rPr>
          <w:commentReference w:id="337"/>
        </w:r>
      </w:ins>
    </w:p>
    <w:p w14:paraId="4D6FD05B" w14:textId="26261D0A" w:rsidR="00976D3B" w:rsidRDefault="00976D3B" w:rsidP="00E15CD1">
      <w:pPr>
        <w:pStyle w:val="B1"/>
        <w:ind w:left="1136"/>
        <w:rPr>
          <w:ins w:id="338" w:author="作者"/>
          <w:rFonts w:ascii="宋体" w:eastAsia="宋体" w:hAnsi="宋体" w:cs="宋体"/>
          <w:lang w:eastAsia="zh-CN"/>
        </w:rPr>
      </w:pPr>
      <w:ins w:id="339" w:author="作者">
        <w:r>
          <w:rPr>
            <w:rFonts w:eastAsiaTheme="minorEastAsia" w:hint="eastAsia"/>
            <w:lang w:eastAsia="zh-CN"/>
          </w:rPr>
          <w:t>2.</w:t>
        </w:r>
        <w:r>
          <w:rPr>
            <w:rFonts w:eastAsiaTheme="minorEastAsia"/>
            <w:lang w:eastAsia="zh-CN"/>
          </w:rPr>
          <w:tab/>
        </w:r>
        <w:r>
          <w:rPr>
            <w:rFonts w:eastAsiaTheme="minorEastAsia" w:hint="eastAsia"/>
            <w:lang w:eastAsia="zh-CN"/>
          </w:rPr>
          <w:t>Near-RT</w:t>
        </w:r>
        <w:r>
          <w:rPr>
            <w:rFonts w:eastAsiaTheme="minorEastAsia"/>
            <w:lang w:eastAsia="zh-CN"/>
          </w:rPr>
          <w:t xml:space="preserve"> RIC</w:t>
        </w:r>
        <w:r>
          <w:rPr>
            <w:rFonts w:eastAsiaTheme="minorEastAsia" w:hint="eastAsia"/>
            <w:lang w:eastAsia="zh-CN"/>
          </w:rPr>
          <w:t>发送</w:t>
        </w:r>
        <w:r w:rsidRPr="00AA6C40">
          <w:t>RIC CONTROL REQUEST</w:t>
        </w:r>
        <w:r>
          <w:rPr>
            <w:rFonts w:ascii="宋体" w:eastAsia="宋体" w:hAnsi="宋体" w:cs="宋体" w:hint="eastAsia"/>
            <w:lang w:eastAsia="zh-CN"/>
          </w:rPr>
          <w:t>给E2节点。这个步骤也许包含</w:t>
        </w:r>
        <w:r w:rsidR="003E6CEF">
          <w:rPr>
            <w:rFonts w:ascii="宋体" w:eastAsia="宋体" w:hAnsi="宋体" w:cs="宋体" w:hint="eastAsia"/>
            <w:lang w:eastAsia="zh-CN"/>
          </w:rPr>
          <w:t>用来确定一个先前挂起的过程实例的消息和也许请求确认。</w:t>
        </w:r>
      </w:ins>
    </w:p>
    <w:p w14:paraId="1F34C09B" w14:textId="66984C09" w:rsidR="003E6CEF" w:rsidRDefault="003E6CEF" w:rsidP="00E15CD1">
      <w:pPr>
        <w:pStyle w:val="B1"/>
        <w:ind w:left="1136"/>
        <w:rPr>
          <w:ins w:id="340" w:author="作者"/>
          <w:rFonts w:eastAsiaTheme="minorEastAsia"/>
          <w:lang w:eastAsia="zh-CN"/>
        </w:rPr>
      </w:pPr>
      <w:ins w:id="341" w:author="作者">
        <w:r>
          <w:rPr>
            <w:rFonts w:eastAsiaTheme="minorEastAsia" w:hint="eastAsia"/>
            <w:lang w:eastAsia="zh-CN"/>
          </w:rPr>
          <w:t>3.</w:t>
        </w:r>
        <w:r>
          <w:rPr>
            <w:rFonts w:eastAsiaTheme="minorEastAsia"/>
            <w:lang w:eastAsia="zh-CN"/>
          </w:rPr>
          <w:tab/>
        </w:r>
        <w:r>
          <w:rPr>
            <w:rFonts w:eastAsiaTheme="minorEastAsia" w:hint="eastAsia"/>
            <w:lang w:eastAsia="zh-CN"/>
          </w:rPr>
          <w:t>E2</w:t>
        </w:r>
        <w:r>
          <w:rPr>
            <w:rFonts w:eastAsiaTheme="minorEastAsia" w:hint="eastAsia"/>
            <w:lang w:eastAsia="zh-CN"/>
          </w:rPr>
          <w:t>节点发起或者恢复关联过程</w:t>
        </w:r>
      </w:ins>
    </w:p>
    <w:p w14:paraId="2CBFA72E" w14:textId="77777777" w:rsidR="005A376C" w:rsidRDefault="003E6CEF" w:rsidP="005A376C">
      <w:pPr>
        <w:pStyle w:val="B1"/>
        <w:ind w:left="1136"/>
        <w:rPr>
          <w:ins w:id="342" w:author="作者"/>
        </w:rPr>
      </w:pPr>
      <w:ins w:id="343" w:author="作者">
        <w:r>
          <w:rPr>
            <w:rFonts w:eastAsiaTheme="minorEastAsia" w:hint="eastAsia"/>
            <w:lang w:eastAsia="zh-CN"/>
          </w:rPr>
          <w:t>4.</w:t>
        </w:r>
        <w:r>
          <w:rPr>
            <w:rFonts w:eastAsiaTheme="minorEastAsia"/>
            <w:lang w:eastAsia="zh-CN"/>
          </w:rPr>
          <w:tab/>
        </w:r>
        <w:r>
          <w:rPr>
            <w:rFonts w:eastAsiaTheme="minorEastAsia" w:hint="eastAsia"/>
            <w:lang w:eastAsia="zh-CN"/>
          </w:rPr>
          <w:t>如果请求，</w:t>
        </w:r>
        <w:r>
          <w:rPr>
            <w:rFonts w:eastAsiaTheme="minorEastAsia" w:hint="eastAsia"/>
            <w:lang w:eastAsia="zh-CN"/>
          </w:rPr>
          <w:t>E2</w:t>
        </w:r>
        <w:r>
          <w:rPr>
            <w:rFonts w:eastAsiaTheme="minorEastAsia" w:hint="eastAsia"/>
            <w:lang w:eastAsia="zh-CN"/>
          </w:rPr>
          <w:t>节点需要发送</w:t>
        </w:r>
        <w:r w:rsidR="005A376C">
          <w:rPr>
            <w:rFonts w:eastAsiaTheme="minorEastAsia" w:hint="eastAsia"/>
            <w:lang w:eastAsia="zh-CN"/>
          </w:rPr>
          <w:t>一个</w:t>
        </w:r>
        <w:r>
          <w:rPr>
            <w:rFonts w:eastAsiaTheme="minorEastAsia" w:hint="eastAsia"/>
            <w:lang w:eastAsia="zh-CN"/>
          </w:rPr>
          <w:t>RIC</w:t>
        </w:r>
        <w:r w:rsidR="005A376C">
          <w:rPr>
            <w:rFonts w:eastAsiaTheme="minorEastAsia"/>
            <w:lang w:eastAsia="zh-CN"/>
          </w:rPr>
          <w:t xml:space="preserve"> </w:t>
        </w:r>
        <w:r w:rsidR="005A376C" w:rsidRPr="00AA6C40">
          <w:t>CONTROL ACKNOWLEDGE</w:t>
        </w:r>
      </w:ins>
    </w:p>
    <w:p w14:paraId="7BA9ED9A" w14:textId="0829C375" w:rsidR="003E6CEF" w:rsidRPr="00E15CD1" w:rsidRDefault="003E6CEF" w:rsidP="00E15CD1">
      <w:pPr>
        <w:pStyle w:val="B1"/>
        <w:ind w:left="1136"/>
        <w:rPr>
          <w:rFonts w:eastAsiaTheme="minorEastAsia" w:hint="eastAsia"/>
          <w:lang w:eastAsia="zh-CN"/>
          <w:rPrChange w:id="344" w:author="作者">
            <w:rPr/>
          </w:rPrChange>
        </w:rPr>
        <w:pPrChange w:id="345" w:author="作者">
          <w:pPr>
            <w:pStyle w:val="B1"/>
            <w:ind w:left="1136"/>
          </w:pPr>
        </w:pPrChange>
      </w:pPr>
    </w:p>
    <w:p w14:paraId="6163715B" w14:textId="77777777" w:rsidR="009C5393" w:rsidRPr="00AA6C40" w:rsidRDefault="009C5393" w:rsidP="002C548F">
      <w:pPr>
        <w:pStyle w:val="PlantUML"/>
        <w:rPr>
          <w:noProof w:val="0"/>
          <w:lang w:val="en-US"/>
        </w:rPr>
      </w:pPr>
      <w:bookmarkStart w:id="346" w:name="_Hlk30082387"/>
      <w:r w:rsidRPr="00AA6C40">
        <w:rPr>
          <w:noProof w:val="0"/>
          <w:lang w:val="en-US"/>
        </w:rPr>
        <w:t>@</w:t>
      </w:r>
      <w:proofErr w:type="spellStart"/>
      <w:r w:rsidRPr="00AA6C40">
        <w:rPr>
          <w:noProof w:val="0"/>
          <w:lang w:val="en-US"/>
        </w:rPr>
        <w:t>startuml</w:t>
      </w:r>
      <w:proofErr w:type="spellEnd"/>
    </w:p>
    <w:p w14:paraId="3F00986F" w14:textId="77777777" w:rsidR="009C5393" w:rsidRPr="00AA6C40" w:rsidRDefault="009C5393" w:rsidP="002C548F">
      <w:pPr>
        <w:pStyle w:val="PlantUML"/>
        <w:rPr>
          <w:noProof w:val="0"/>
          <w:lang w:val="en-US"/>
        </w:rPr>
      </w:pPr>
      <w:r w:rsidRPr="00AA6C40">
        <w:rPr>
          <w:noProof w:val="0"/>
          <w:lang w:val="en-US"/>
        </w:rPr>
        <w:t>skinparam ParticipantPadding 5</w:t>
      </w:r>
    </w:p>
    <w:p w14:paraId="14E4B524" w14:textId="77777777" w:rsidR="009C5393" w:rsidRPr="00AA6C40" w:rsidRDefault="009C5393" w:rsidP="002C548F">
      <w:pPr>
        <w:pStyle w:val="PlantUML"/>
        <w:rPr>
          <w:noProof w:val="0"/>
          <w:lang w:val="en-US"/>
        </w:rPr>
      </w:pPr>
      <w:r w:rsidRPr="00AA6C40">
        <w:rPr>
          <w:noProof w:val="0"/>
          <w:lang w:val="en-US"/>
        </w:rPr>
        <w:t>skinparam BoxPadding 10</w:t>
      </w:r>
    </w:p>
    <w:p w14:paraId="2505DF40" w14:textId="77777777" w:rsidR="009C5393" w:rsidRPr="00AA6C40" w:rsidRDefault="009C5393" w:rsidP="002C548F">
      <w:pPr>
        <w:pStyle w:val="PlantUML"/>
        <w:rPr>
          <w:noProof w:val="0"/>
          <w:lang w:val="en-US"/>
        </w:rPr>
      </w:pPr>
      <w:r w:rsidRPr="00AA6C40">
        <w:rPr>
          <w:noProof w:val="0"/>
          <w:lang w:val="en-US"/>
        </w:rPr>
        <w:t>skinparam lifelineStrategy solid</w:t>
      </w:r>
    </w:p>
    <w:p w14:paraId="6D52646D" w14:textId="77777777" w:rsidR="009C5393" w:rsidRPr="00AA6C40" w:rsidRDefault="009C5393" w:rsidP="002C548F">
      <w:pPr>
        <w:pStyle w:val="PlantUML"/>
        <w:rPr>
          <w:noProof w:val="0"/>
          <w:lang w:val="en-US"/>
        </w:rPr>
      </w:pPr>
    </w:p>
    <w:p w14:paraId="0CE3A30F" w14:textId="77777777" w:rsidR="009C5393" w:rsidRPr="00AA6C40" w:rsidRDefault="009C5393" w:rsidP="002C548F">
      <w:pPr>
        <w:pStyle w:val="PlantUML"/>
        <w:rPr>
          <w:noProof w:val="0"/>
          <w:lang w:val="en-US"/>
        </w:rPr>
      </w:pPr>
      <w:r w:rsidRPr="00AA6C40">
        <w:rPr>
          <w:noProof w:val="0"/>
          <w:lang w:val="en-US"/>
        </w:rPr>
        <w:t>participant “Near-RT RIC” as near</w:t>
      </w:r>
    </w:p>
    <w:p w14:paraId="13F33ADD" w14:textId="77777777" w:rsidR="009C5393" w:rsidRPr="00AA6C40" w:rsidRDefault="009C5393" w:rsidP="002C548F">
      <w:pPr>
        <w:pStyle w:val="PlantUML"/>
        <w:rPr>
          <w:noProof w:val="0"/>
          <w:lang w:val="en-US"/>
        </w:rPr>
      </w:pPr>
      <w:r w:rsidRPr="00AA6C40">
        <w:rPr>
          <w:noProof w:val="0"/>
          <w:lang w:val="en-US"/>
        </w:rPr>
        <w:t>participant “E2 Node” as ran</w:t>
      </w:r>
    </w:p>
    <w:p w14:paraId="7525DD8A" w14:textId="77777777" w:rsidR="009C5393" w:rsidRPr="00AA6C40" w:rsidRDefault="009C5393" w:rsidP="002C548F">
      <w:pPr>
        <w:pStyle w:val="PlantUML"/>
        <w:rPr>
          <w:noProof w:val="0"/>
          <w:lang w:val="en-US"/>
        </w:rPr>
      </w:pPr>
    </w:p>
    <w:p w14:paraId="48B0EC3F" w14:textId="77777777" w:rsidR="009C5393" w:rsidRPr="00AA6C40" w:rsidRDefault="009C5393" w:rsidP="002C548F">
      <w:pPr>
        <w:pStyle w:val="PlantUML"/>
        <w:rPr>
          <w:noProof w:val="0"/>
          <w:lang w:val="en-US"/>
        </w:rPr>
      </w:pPr>
      <w:r w:rsidRPr="00AA6C40">
        <w:rPr>
          <w:noProof w:val="0"/>
          <w:lang w:val="en-US"/>
        </w:rPr>
        <w:t>ran&lt;-&gt;near: RIC SUBSCRIPTION PROCEDURE (RIC Event Trigger, Action=INSERT)</w:t>
      </w:r>
    </w:p>
    <w:p w14:paraId="46640321" w14:textId="77777777" w:rsidR="009C5393" w:rsidRPr="00AA6C40" w:rsidRDefault="009C5393" w:rsidP="002C548F">
      <w:pPr>
        <w:pStyle w:val="PlantUML"/>
        <w:rPr>
          <w:noProof w:val="0"/>
          <w:lang w:val="en-US"/>
        </w:rPr>
      </w:pPr>
      <w:r w:rsidRPr="00AA6C40">
        <w:rPr>
          <w:noProof w:val="0"/>
          <w:lang w:val="en-US"/>
        </w:rPr>
        <w:tab/>
        <w:t>...</w:t>
      </w:r>
    </w:p>
    <w:p w14:paraId="05D8E574" w14:textId="77777777" w:rsidR="009C5393" w:rsidRPr="00AA6C40" w:rsidRDefault="009C5393" w:rsidP="002C548F">
      <w:pPr>
        <w:pStyle w:val="PlantUML"/>
        <w:rPr>
          <w:noProof w:val="0"/>
          <w:lang w:val="en-US"/>
        </w:rPr>
      </w:pPr>
      <w:r w:rsidRPr="00AA6C40">
        <w:rPr>
          <w:noProof w:val="0"/>
          <w:lang w:val="en-US"/>
        </w:rPr>
        <w:t>note over ran #white: E2 Node detects \nRIC Event Trigger</w:t>
      </w:r>
    </w:p>
    <w:p w14:paraId="6CE74C29" w14:textId="77777777" w:rsidR="009C5393" w:rsidRPr="00AA6C40" w:rsidRDefault="009C5393" w:rsidP="002C548F">
      <w:pPr>
        <w:pStyle w:val="PlantUML"/>
        <w:rPr>
          <w:noProof w:val="0"/>
          <w:lang w:val="en-US"/>
        </w:rPr>
      </w:pPr>
      <w:r w:rsidRPr="00AA6C40">
        <w:rPr>
          <w:noProof w:val="0"/>
          <w:lang w:val="en-US"/>
        </w:rPr>
        <w:t>note over ran #pink: Associated procedure \ninstance **suspended**</w:t>
      </w:r>
    </w:p>
    <w:p w14:paraId="0061A381" w14:textId="77777777" w:rsidR="009C5393" w:rsidRPr="00AA6C40" w:rsidRDefault="009C5393" w:rsidP="002C548F">
      <w:pPr>
        <w:pStyle w:val="PlantUML"/>
        <w:rPr>
          <w:noProof w:val="0"/>
          <w:lang w:val="en-US"/>
        </w:rPr>
      </w:pPr>
      <w:r w:rsidRPr="00AA6C40">
        <w:rPr>
          <w:noProof w:val="0"/>
          <w:lang w:val="en-US"/>
        </w:rPr>
        <w:t>ran-&gt;near: RIC INDICATION(INSERT)</w:t>
      </w:r>
    </w:p>
    <w:p w14:paraId="3CCA40D7" w14:textId="77777777" w:rsidR="009C5393" w:rsidRPr="00AA6C40" w:rsidRDefault="009C5393">
      <w:pPr>
        <w:pStyle w:val="PlantUML"/>
        <w:rPr>
          <w:noProof w:val="0"/>
          <w:lang w:val="en-US"/>
        </w:rPr>
      </w:pPr>
      <w:r w:rsidRPr="00AA6C40">
        <w:rPr>
          <w:noProof w:val="0"/>
          <w:lang w:val="en-US"/>
        </w:rPr>
        <w:t>note over near #white: Near-RT RIC \nperforms action</w:t>
      </w:r>
    </w:p>
    <w:p w14:paraId="36263BB1" w14:textId="77777777" w:rsidR="009C5393" w:rsidRPr="00AA6C40" w:rsidRDefault="009C5393">
      <w:pPr>
        <w:pStyle w:val="PlantUML"/>
        <w:rPr>
          <w:noProof w:val="0"/>
          <w:lang w:val="en-US"/>
        </w:rPr>
      </w:pPr>
      <w:r w:rsidRPr="00AA6C40">
        <w:rPr>
          <w:noProof w:val="0"/>
          <w:lang w:val="en-US"/>
        </w:rPr>
        <w:t>near-&gt;ran: RIC CONTROL REQUEST</w:t>
      </w:r>
    </w:p>
    <w:p w14:paraId="73CCD761" w14:textId="77777777" w:rsidR="009C5393" w:rsidRPr="00AA6C40" w:rsidRDefault="009C5393">
      <w:pPr>
        <w:pStyle w:val="PlantUML"/>
        <w:rPr>
          <w:noProof w:val="0"/>
          <w:lang w:val="en-US"/>
        </w:rPr>
      </w:pPr>
    </w:p>
    <w:p w14:paraId="146F9B87" w14:textId="77777777" w:rsidR="009C5393" w:rsidRPr="00AA6C40" w:rsidRDefault="009C5393">
      <w:pPr>
        <w:pStyle w:val="PlantUML"/>
        <w:rPr>
          <w:noProof w:val="0"/>
          <w:lang w:val="en-US"/>
        </w:rPr>
      </w:pPr>
      <w:r w:rsidRPr="00AA6C40">
        <w:rPr>
          <w:noProof w:val="0"/>
          <w:lang w:val="en-US"/>
        </w:rPr>
        <w:t>alt a) Request received before wait timer expiry</w:t>
      </w:r>
    </w:p>
    <w:p w14:paraId="18AE441D" w14:textId="77777777" w:rsidR="009C5393" w:rsidRPr="00AA6C40" w:rsidRDefault="009C5393">
      <w:pPr>
        <w:pStyle w:val="PlantUML"/>
        <w:rPr>
          <w:noProof w:val="0"/>
          <w:lang w:val="en-US"/>
        </w:rPr>
      </w:pPr>
    </w:p>
    <w:p w14:paraId="7077DD9B" w14:textId="77777777" w:rsidR="009C5393" w:rsidRPr="00AA6C40" w:rsidRDefault="009C5393">
      <w:pPr>
        <w:pStyle w:val="PlantUML"/>
        <w:rPr>
          <w:noProof w:val="0"/>
          <w:lang w:val="en-US"/>
        </w:rPr>
      </w:pPr>
      <w:r w:rsidRPr="00AA6C40">
        <w:rPr>
          <w:noProof w:val="0"/>
          <w:lang w:val="en-US"/>
        </w:rPr>
        <w:t>note over ran #lime: Associated procedure \ninstance initiated \nor resumed</w:t>
      </w:r>
    </w:p>
    <w:p w14:paraId="417D71AE" w14:textId="77777777" w:rsidR="009C5393" w:rsidRPr="00AA6C40" w:rsidRDefault="009C5393">
      <w:pPr>
        <w:pStyle w:val="PlantUML"/>
        <w:rPr>
          <w:noProof w:val="0"/>
          <w:lang w:val="en-US"/>
        </w:rPr>
      </w:pPr>
      <w:r w:rsidRPr="00AA6C40">
        <w:rPr>
          <w:noProof w:val="0"/>
          <w:lang w:val="en-US"/>
        </w:rPr>
        <w:t>ran--&gt;near: RIC CONTROL ACKNOWLEDGE (Success)</w:t>
      </w:r>
    </w:p>
    <w:p w14:paraId="047EE91F" w14:textId="77777777" w:rsidR="009C5393" w:rsidRPr="00AA6C40" w:rsidRDefault="009C5393">
      <w:pPr>
        <w:pStyle w:val="PlantUML"/>
        <w:rPr>
          <w:noProof w:val="0"/>
          <w:lang w:val="en-US"/>
        </w:rPr>
      </w:pPr>
    </w:p>
    <w:p w14:paraId="13C1F3A0" w14:textId="77777777" w:rsidR="009C5393" w:rsidRPr="00AA6C40" w:rsidRDefault="009C5393">
      <w:pPr>
        <w:pStyle w:val="PlantUML"/>
        <w:rPr>
          <w:noProof w:val="0"/>
          <w:lang w:val="en-US"/>
        </w:rPr>
      </w:pPr>
    </w:p>
    <w:p w14:paraId="12ABFECB" w14:textId="3CBB0D81" w:rsidR="009C5393" w:rsidRPr="00AA6C40" w:rsidRDefault="009C5393">
      <w:pPr>
        <w:pStyle w:val="PlantUML"/>
        <w:rPr>
          <w:noProof w:val="0"/>
          <w:lang w:val="en-US"/>
        </w:rPr>
      </w:pPr>
      <w:r w:rsidRPr="00AA6C40">
        <w:rPr>
          <w:noProof w:val="0"/>
          <w:lang w:val="en-US"/>
        </w:rPr>
        <w:t>else b) Request received after Expiry with subsequent Action= Halt</w:t>
      </w:r>
      <w:r w:rsidR="002C548F" w:rsidRPr="00AA6C40">
        <w:rPr>
          <w:noProof w:val="0"/>
          <w:lang w:val="en-US"/>
        </w:rPr>
        <w:t xml:space="preserve"> or Continue</w:t>
      </w:r>
    </w:p>
    <w:p w14:paraId="6B5A7807" w14:textId="77777777" w:rsidR="009C5393" w:rsidRPr="00AA6C40" w:rsidRDefault="009C5393">
      <w:pPr>
        <w:pStyle w:val="PlantUML"/>
        <w:rPr>
          <w:noProof w:val="0"/>
          <w:lang w:val="en-US"/>
        </w:rPr>
      </w:pPr>
    </w:p>
    <w:p w14:paraId="08BB8CEC" w14:textId="349A7428" w:rsidR="009C5393" w:rsidRPr="00AA6C40" w:rsidRDefault="009C5393">
      <w:pPr>
        <w:pStyle w:val="PlantUML"/>
        <w:rPr>
          <w:noProof w:val="0"/>
          <w:lang w:val="en-US"/>
        </w:rPr>
      </w:pPr>
      <w:r w:rsidRPr="00AA6C40">
        <w:rPr>
          <w:noProof w:val="0"/>
          <w:lang w:val="en-US"/>
        </w:rPr>
        <w:t xml:space="preserve">note over ran #pink: Associated procedure instance </w:t>
      </w:r>
      <w:r w:rsidR="002C548F" w:rsidRPr="00AA6C40">
        <w:rPr>
          <w:noProof w:val="0"/>
          <w:lang w:val="en-US"/>
        </w:rPr>
        <w:t>\n</w:t>
      </w:r>
      <w:r w:rsidRPr="00AA6C40">
        <w:rPr>
          <w:noProof w:val="0"/>
          <w:lang w:val="en-US"/>
        </w:rPr>
        <w:t>previously Halted</w:t>
      </w:r>
      <w:r w:rsidR="002C548F" w:rsidRPr="00AA6C40">
        <w:rPr>
          <w:noProof w:val="0"/>
          <w:lang w:val="en-US"/>
        </w:rPr>
        <w:t xml:space="preserve"> or Continued</w:t>
      </w:r>
    </w:p>
    <w:p w14:paraId="1E19EE43" w14:textId="77777777" w:rsidR="009C5393" w:rsidRPr="00AA6C40" w:rsidRDefault="009C5393">
      <w:pPr>
        <w:pStyle w:val="PlantUML"/>
        <w:rPr>
          <w:noProof w:val="0"/>
          <w:lang w:val="en-US"/>
        </w:rPr>
      </w:pPr>
      <w:r w:rsidRPr="00AA6C40">
        <w:rPr>
          <w:noProof w:val="0"/>
          <w:lang w:val="en-US"/>
        </w:rPr>
        <w:t>ran--&gt;near: RIC CONTROL FAILURE (Expired)</w:t>
      </w:r>
    </w:p>
    <w:p w14:paraId="63D6407A" w14:textId="77777777" w:rsidR="009C5393" w:rsidRPr="00AA6C40" w:rsidRDefault="009C5393">
      <w:pPr>
        <w:pStyle w:val="PlantUML"/>
        <w:rPr>
          <w:noProof w:val="0"/>
          <w:lang w:val="en-US"/>
        </w:rPr>
      </w:pPr>
    </w:p>
    <w:p w14:paraId="2D7474BE" w14:textId="77777777" w:rsidR="009C5393" w:rsidRPr="00AA6C40" w:rsidRDefault="009C5393">
      <w:pPr>
        <w:pStyle w:val="PlantUML"/>
        <w:rPr>
          <w:noProof w:val="0"/>
          <w:lang w:val="en-US"/>
        </w:rPr>
      </w:pPr>
      <w:r w:rsidRPr="00AA6C40">
        <w:rPr>
          <w:noProof w:val="0"/>
          <w:lang w:val="en-US"/>
        </w:rPr>
        <w:t>else c) Request received with invalid Call Process ID set or request rejected</w:t>
      </w:r>
    </w:p>
    <w:p w14:paraId="67AF707E" w14:textId="77777777" w:rsidR="009C5393" w:rsidRPr="00AA6C40" w:rsidRDefault="009C5393">
      <w:pPr>
        <w:pStyle w:val="PlantUML"/>
        <w:rPr>
          <w:noProof w:val="0"/>
          <w:lang w:val="en-US"/>
        </w:rPr>
      </w:pPr>
    </w:p>
    <w:p w14:paraId="507B78F3" w14:textId="6480792B" w:rsidR="009C5393" w:rsidRPr="00AA6C40" w:rsidRDefault="009C5393">
      <w:pPr>
        <w:pStyle w:val="PlantUML"/>
        <w:rPr>
          <w:noProof w:val="0"/>
          <w:lang w:val="en-US"/>
        </w:rPr>
      </w:pPr>
      <w:r w:rsidRPr="00AA6C40">
        <w:rPr>
          <w:noProof w:val="0"/>
          <w:lang w:val="en-US"/>
        </w:rPr>
        <w:t xml:space="preserve">note over ran #pink: Associated procedure instance </w:t>
      </w:r>
      <w:r w:rsidR="002C548F" w:rsidRPr="00AA6C40">
        <w:rPr>
          <w:noProof w:val="0"/>
          <w:lang w:val="en-US"/>
        </w:rPr>
        <w:t>\n</w:t>
      </w:r>
      <w:r w:rsidRPr="00AA6C40">
        <w:rPr>
          <w:noProof w:val="0"/>
          <w:lang w:val="en-US"/>
        </w:rPr>
        <w:t>Halted</w:t>
      </w:r>
      <w:r w:rsidR="002C548F" w:rsidRPr="00AA6C40">
        <w:rPr>
          <w:noProof w:val="0"/>
          <w:lang w:val="en-US"/>
        </w:rPr>
        <w:t xml:space="preserve"> or Continued</w:t>
      </w:r>
    </w:p>
    <w:p w14:paraId="2BDBE0B0" w14:textId="77777777" w:rsidR="009C5393" w:rsidRPr="00AA6C40" w:rsidRDefault="009C5393">
      <w:pPr>
        <w:pStyle w:val="PlantUML"/>
        <w:rPr>
          <w:noProof w:val="0"/>
          <w:lang w:val="en-US"/>
        </w:rPr>
      </w:pPr>
      <w:r w:rsidRPr="00AA6C40">
        <w:rPr>
          <w:noProof w:val="0"/>
          <w:lang w:val="en-US"/>
        </w:rPr>
        <w:t xml:space="preserve">ran--&gt;near: RIC CONTROL FAILURE </w:t>
      </w:r>
    </w:p>
    <w:p w14:paraId="2D4794AF" w14:textId="77777777" w:rsidR="009C5393" w:rsidRPr="00AA6C40" w:rsidRDefault="009C5393">
      <w:pPr>
        <w:pStyle w:val="PlantUML"/>
        <w:rPr>
          <w:noProof w:val="0"/>
          <w:lang w:val="en-US"/>
        </w:rPr>
      </w:pPr>
    </w:p>
    <w:p w14:paraId="2E1FC1C3" w14:textId="77777777" w:rsidR="009C5393" w:rsidRPr="00AA6C40" w:rsidRDefault="009C5393">
      <w:pPr>
        <w:pStyle w:val="PlantUML"/>
        <w:rPr>
          <w:noProof w:val="0"/>
          <w:lang w:val="en-US"/>
        </w:rPr>
      </w:pPr>
    </w:p>
    <w:p w14:paraId="1359148F" w14:textId="77777777" w:rsidR="009C5393" w:rsidRPr="00AA6C40" w:rsidRDefault="009C5393">
      <w:pPr>
        <w:pStyle w:val="PlantUML"/>
        <w:rPr>
          <w:noProof w:val="0"/>
          <w:lang w:val="en-US"/>
        </w:rPr>
      </w:pPr>
      <w:r w:rsidRPr="00AA6C40">
        <w:rPr>
          <w:noProof w:val="0"/>
          <w:lang w:val="en-US"/>
        </w:rPr>
        <w:t>end</w:t>
      </w:r>
    </w:p>
    <w:p w14:paraId="5B7666B3" w14:textId="77777777" w:rsidR="009C5393" w:rsidRPr="00AA6C40" w:rsidRDefault="009C5393">
      <w:pPr>
        <w:pStyle w:val="PlantUML"/>
        <w:rPr>
          <w:noProof w:val="0"/>
          <w:lang w:val="en-US"/>
        </w:rPr>
      </w:pPr>
    </w:p>
    <w:p w14:paraId="684EB612" w14:textId="77777777" w:rsidR="009C5393" w:rsidRPr="00AA6C40" w:rsidRDefault="009C5393">
      <w:pPr>
        <w:pStyle w:val="PlantUML"/>
        <w:rPr>
          <w:noProof w:val="0"/>
          <w:lang w:val="en-US"/>
        </w:rPr>
      </w:pPr>
      <w:r w:rsidRPr="00AA6C40">
        <w:rPr>
          <w:noProof w:val="0"/>
          <w:lang w:val="en-US"/>
        </w:rPr>
        <w:t>@enduml</w:t>
      </w:r>
    </w:p>
    <w:bookmarkEnd w:id="346"/>
    <w:p w14:paraId="7A6D6685" w14:textId="67EEFE5B" w:rsidR="002C548F" w:rsidRPr="00AA6C40" w:rsidRDefault="002C548F" w:rsidP="002C548F">
      <w:pPr>
        <w:pStyle w:val="PlantUMLImg"/>
        <w:rPr>
          <w:noProof w:val="0"/>
          <w:lang w:val="en-US"/>
        </w:rPr>
      </w:pPr>
      <w:r w:rsidRPr="00AA6C40">
        <w:rPr>
          <w:lang w:val="en-US"/>
        </w:rPr>
        <w:lastRenderedPageBreak/>
        <w:drawing>
          <wp:inline distT="0" distB="0" distL="0" distR="0" wp14:anchorId="56A0CDE9" wp14:editId="527B2311">
            <wp:extent cx="6122035" cy="6949080"/>
            <wp:effectExtent l="0" t="0" r="0" b="4445"/>
            <wp:docPr id="6" name="Graphic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122035" cy="6949080"/>
                    </a:xfrm>
                    <a:prstGeom prst="rect">
                      <a:avLst/>
                    </a:prstGeom>
                  </pic:spPr>
                </pic:pic>
              </a:graphicData>
            </a:graphic>
          </wp:inline>
        </w:drawing>
      </w:r>
    </w:p>
    <w:p w14:paraId="7A9A4238" w14:textId="10507A38" w:rsidR="001E55F3" w:rsidRPr="00AA6C40" w:rsidRDefault="001E55F3" w:rsidP="001E55F3">
      <w:pPr>
        <w:pStyle w:val="TF"/>
      </w:pPr>
      <w:r w:rsidRPr="00AA6C40">
        <w:t>Figure 5.3.2-3</w:t>
      </w:r>
      <w:r w:rsidR="009C5393" w:rsidRPr="00AA6C40">
        <w:t>A</w:t>
      </w:r>
      <w:r w:rsidRPr="00AA6C40">
        <w:t>: Near-RT RIC CONTROL Service</w:t>
      </w:r>
      <w:r w:rsidR="009C5393" w:rsidRPr="00AA6C40">
        <w:t xml:space="preserve"> as response to Near-RT RIC Insert Service</w:t>
      </w:r>
    </w:p>
    <w:p w14:paraId="6012B2AA" w14:textId="77777777" w:rsidR="009C5393" w:rsidRPr="00AA6C40" w:rsidRDefault="009C5393" w:rsidP="002C548F">
      <w:pPr>
        <w:pStyle w:val="PlantUML"/>
        <w:rPr>
          <w:noProof w:val="0"/>
          <w:lang w:val="en-US"/>
        </w:rPr>
      </w:pPr>
      <w:r w:rsidRPr="00AA6C40">
        <w:rPr>
          <w:noProof w:val="0"/>
          <w:lang w:val="en-US"/>
        </w:rPr>
        <w:t>@startuml</w:t>
      </w:r>
    </w:p>
    <w:p w14:paraId="485D0FBB" w14:textId="77777777" w:rsidR="009C5393" w:rsidRPr="00AA6C40" w:rsidRDefault="009C5393" w:rsidP="002C548F">
      <w:pPr>
        <w:pStyle w:val="PlantUML"/>
        <w:rPr>
          <w:noProof w:val="0"/>
          <w:lang w:val="en-US"/>
        </w:rPr>
      </w:pPr>
      <w:r w:rsidRPr="00AA6C40">
        <w:rPr>
          <w:noProof w:val="0"/>
          <w:lang w:val="en-US"/>
        </w:rPr>
        <w:t>skinparam ParticipantPadding 5</w:t>
      </w:r>
    </w:p>
    <w:p w14:paraId="353148F5" w14:textId="77777777" w:rsidR="009C5393" w:rsidRPr="00AA6C40" w:rsidRDefault="009C5393" w:rsidP="002C548F">
      <w:pPr>
        <w:pStyle w:val="PlantUML"/>
        <w:rPr>
          <w:noProof w:val="0"/>
          <w:lang w:val="en-US"/>
        </w:rPr>
      </w:pPr>
      <w:r w:rsidRPr="00AA6C40">
        <w:rPr>
          <w:noProof w:val="0"/>
          <w:lang w:val="en-US"/>
        </w:rPr>
        <w:t>skinparam BoxPadding 10</w:t>
      </w:r>
    </w:p>
    <w:p w14:paraId="3EC8B88B" w14:textId="77777777" w:rsidR="009C5393" w:rsidRPr="00AA6C40" w:rsidRDefault="009C5393" w:rsidP="002C548F">
      <w:pPr>
        <w:pStyle w:val="PlantUML"/>
        <w:rPr>
          <w:noProof w:val="0"/>
          <w:lang w:val="en-US"/>
        </w:rPr>
      </w:pPr>
      <w:r w:rsidRPr="00AA6C40">
        <w:rPr>
          <w:noProof w:val="0"/>
          <w:lang w:val="en-US"/>
        </w:rPr>
        <w:t>skinparam lifelineStrategy solid</w:t>
      </w:r>
    </w:p>
    <w:p w14:paraId="355C88A9" w14:textId="77777777" w:rsidR="009C5393" w:rsidRPr="00AA6C40" w:rsidRDefault="009C5393" w:rsidP="002C548F">
      <w:pPr>
        <w:pStyle w:val="PlantUML"/>
        <w:rPr>
          <w:noProof w:val="0"/>
          <w:lang w:val="en-US"/>
        </w:rPr>
      </w:pPr>
    </w:p>
    <w:p w14:paraId="39F37EE8" w14:textId="77777777" w:rsidR="009C5393" w:rsidRPr="00AA6C40" w:rsidRDefault="009C5393">
      <w:pPr>
        <w:pStyle w:val="PlantUML"/>
        <w:rPr>
          <w:noProof w:val="0"/>
          <w:lang w:val="en-US"/>
        </w:rPr>
      </w:pPr>
      <w:r w:rsidRPr="00AA6C40">
        <w:rPr>
          <w:noProof w:val="0"/>
          <w:lang w:val="en-US"/>
        </w:rPr>
        <w:t>participant “Near-RT RIC” as near</w:t>
      </w:r>
    </w:p>
    <w:p w14:paraId="4D585702" w14:textId="77777777" w:rsidR="009C5393" w:rsidRPr="00AA6C40" w:rsidRDefault="009C5393">
      <w:pPr>
        <w:pStyle w:val="PlantUML"/>
        <w:rPr>
          <w:noProof w:val="0"/>
          <w:lang w:val="en-US"/>
        </w:rPr>
      </w:pPr>
      <w:r w:rsidRPr="00AA6C40">
        <w:rPr>
          <w:noProof w:val="0"/>
          <w:lang w:val="en-US"/>
        </w:rPr>
        <w:t>participant “E2 Node” as ran</w:t>
      </w:r>
    </w:p>
    <w:p w14:paraId="510EC191" w14:textId="77777777" w:rsidR="009C5393" w:rsidRPr="00AA6C40" w:rsidRDefault="009C5393">
      <w:pPr>
        <w:pStyle w:val="PlantUML"/>
        <w:rPr>
          <w:noProof w:val="0"/>
          <w:lang w:val="en-US"/>
        </w:rPr>
      </w:pPr>
    </w:p>
    <w:p w14:paraId="3E24A959" w14:textId="54B59CDC" w:rsidR="009C5393" w:rsidRPr="00AA6C40" w:rsidRDefault="009C5393">
      <w:pPr>
        <w:pStyle w:val="PlantUML"/>
        <w:rPr>
          <w:noProof w:val="0"/>
          <w:lang w:val="en-US"/>
        </w:rPr>
      </w:pPr>
      <w:r w:rsidRPr="00AA6C40">
        <w:rPr>
          <w:noProof w:val="0"/>
          <w:lang w:val="en-US"/>
        </w:rPr>
        <w:t>note over near #</w:t>
      </w:r>
      <w:r w:rsidR="002C548F" w:rsidRPr="00AA6C40">
        <w:rPr>
          <w:noProof w:val="0"/>
          <w:lang w:val="en-US"/>
        </w:rPr>
        <w:t>w</w:t>
      </w:r>
      <w:r w:rsidRPr="00AA6C40">
        <w:rPr>
          <w:noProof w:val="0"/>
          <w:lang w:val="en-US"/>
        </w:rPr>
        <w:t>hite: RIC internal event</w:t>
      </w:r>
    </w:p>
    <w:p w14:paraId="1F8194B9" w14:textId="77777777" w:rsidR="009C5393" w:rsidRPr="00AA6C40" w:rsidRDefault="009C5393">
      <w:pPr>
        <w:pStyle w:val="PlantUML"/>
        <w:rPr>
          <w:noProof w:val="0"/>
          <w:lang w:val="en-US"/>
        </w:rPr>
      </w:pPr>
      <w:r w:rsidRPr="00AA6C40">
        <w:rPr>
          <w:noProof w:val="0"/>
          <w:lang w:val="en-US"/>
        </w:rPr>
        <w:t>note over near #white: Near-RT RIC detects \nevent trigger</w:t>
      </w:r>
    </w:p>
    <w:p w14:paraId="49334B6F" w14:textId="77777777" w:rsidR="009C5393" w:rsidRPr="00AA6C40" w:rsidRDefault="009C5393">
      <w:pPr>
        <w:pStyle w:val="PlantUML"/>
        <w:rPr>
          <w:noProof w:val="0"/>
          <w:lang w:val="en-US"/>
        </w:rPr>
      </w:pPr>
      <w:r w:rsidRPr="00AA6C40">
        <w:rPr>
          <w:noProof w:val="0"/>
          <w:lang w:val="en-US"/>
        </w:rPr>
        <w:lastRenderedPageBreak/>
        <w:t>note over near #white: Near-RT RIC \nperforms action</w:t>
      </w:r>
    </w:p>
    <w:p w14:paraId="4FE1AD13" w14:textId="77777777" w:rsidR="009C5393" w:rsidRPr="00AA6C40" w:rsidRDefault="009C5393">
      <w:pPr>
        <w:pStyle w:val="PlantUML"/>
        <w:rPr>
          <w:noProof w:val="0"/>
          <w:lang w:val="en-US"/>
        </w:rPr>
      </w:pPr>
      <w:r w:rsidRPr="00AA6C40">
        <w:rPr>
          <w:noProof w:val="0"/>
          <w:lang w:val="en-US"/>
        </w:rPr>
        <w:t>near-&gt;ran: RIC CONTROL REQUEST</w:t>
      </w:r>
    </w:p>
    <w:p w14:paraId="1FB9A43F" w14:textId="77777777" w:rsidR="009C5393" w:rsidRPr="00AA6C40" w:rsidRDefault="009C5393">
      <w:pPr>
        <w:pStyle w:val="PlantUML"/>
        <w:rPr>
          <w:noProof w:val="0"/>
          <w:lang w:val="en-US"/>
        </w:rPr>
      </w:pPr>
    </w:p>
    <w:p w14:paraId="2FDEBF68" w14:textId="77777777" w:rsidR="009C5393" w:rsidRPr="00AA6C40" w:rsidRDefault="009C5393">
      <w:pPr>
        <w:pStyle w:val="PlantUML"/>
        <w:rPr>
          <w:noProof w:val="0"/>
          <w:lang w:val="en-US"/>
        </w:rPr>
      </w:pPr>
      <w:r w:rsidRPr="00AA6C40">
        <w:rPr>
          <w:noProof w:val="0"/>
          <w:lang w:val="en-US"/>
        </w:rPr>
        <w:t>alt a) Request received without Call Process ID set and accepted by E2 Node</w:t>
      </w:r>
    </w:p>
    <w:p w14:paraId="0F61CD4E" w14:textId="77777777" w:rsidR="009C5393" w:rsidRPr="00AA6C40" w:rsidRDefault="009C5393">
      <w:pPr>
        <w:pStyle w:val="PlantUML"/>
        <w:rPr>
          <w:noProof w:val="0"/>
          <w:lang w:val="en-US"/>
        </w:rPr>
      </w:pPr>
    </w:p>
    <w:p w14:paraId="360DD89E" w14:textId="77777777" w:rsidR="009C5393" w:rsidRPr="00AA6C40" w:rsidRDefault="009C5393">
      <w:pPr>
        <w:pStyle w:val="PlantUML"/>
        <w:rPr>
          <w:noProof w:val="0"/>
          <w:lang w:val="en-US"/>
        </w:rPr>
      </w:pPr>
      <w:r w:rsidRPr="00AA6C40">
        <w:rPr>
          <w:noProof w:val="0"/>
          <w:lang w:val="en-US"/>
        </w:rPr>
        <w:t>note over ran #lime: Associated procedure \ninstance initiated</w:t>
      </w:r>
    </w:p>
    <w:p w14:paraId="4C3BF07A" w14:textId="77777777" w:rsidR="009C5393" w:rsidRPr="00AA6C40" w:rsidRDefault="009C5393">
      <w:pPr>
        <w:pStyle w:val="PlantUML"/>
        <w:rPr>
          <w:noProof w:val="0"/>
          <w:lang w:val="en-US"/>
        </w:rPr>
      </w:pPr>
      <w:r w:rsidRPr="00AA6C40">
        <w:rPr>
          <w:noProof w:val="0"/>
          <w:lang w:val="en-US"/>
        </w:rPr>
        <w:t>ran--&gt;near: RIC CONTROL ACKNOWLEDGE (Success)</w:t>
      </w:r>
    </w:p>
    <w:p w14:paraId="3285524F" w14:textId="77777777" w:rsidR="009C5393" w:rsidRPr="00AA6C40" w:rsidRDefault="009C5393">
      <w:pPr>
        <w:pStyle w:val="PlantUML"/>
        <w:rPr>
          <w:noProof w:val="0"/>
          <w:lang w:val="en-US"/>
        </w:rPr>
      </w:pPr>
    </w:p>
    <w:p w14:paraId="3FB3804F" w14:textId="77777777" w:rsidR="009C5393" w:rsidRPr="00AA6C40" w:rsidRDefault="009C5393">
      <w:pPr>
        <w:pStyle w:val="PlantUML"/>
        <w:rPr>
          <w:noProof w:val="0"/>
          <w:lang w:val="en-US"/>
        </w:rPr>
      </w:pPr>
      <w:r w:rsidRPr="00AA6C40">
        <w:rPr>
          <w:noProof w:val="0"/>
          <w:lang w:val="en-US"/>
        </w:rPr>
        <w:t>else b) Request received without Call Process ID set and not accepted by E2 Node</w:t>
      </w:r>
    </w:p>
    <w:p w14:paraId="644E27D8" w14:textId="77777777" w:rsidR="009C5393" w:rsidRPr="00AA6C40" w:rsidRDefault="009C5393">
      <w:pPr>
        <w:pStyle w:val="PlantUML"/>
        <w:rPr>
          <w:noProof w:val="0"/>
          <w:lang w:val="en-US"/>
        </w:rPr>
      </w:pPr>
    </w:p>
    <w:p w14:paraId="255B7ECF" w14:textId="77777777" w:rsidR="009C5393" w:rsidRPr="00AA6C40" w:rsidRDefault="009C5393">
      <w:pPr>
        <w:pStyle w:val="PlantUML"/>
        <w:rPr>
          <w:noProof w:val="0"/>
          <w:lang w:val="en-US"/>
        </w:rPr>
      </w:pPr>
      <w:r w:rsidRPr="00AA6C40">
        <w:rPr>
          <w:noProof w:val="0"/>
          <w:lang w:val="en-US"/>
        </w:rPr>
        <w:t>note over ran #pink: Ignore Control request</w:t>
      </w:r>
    </w:p>
    <w:p w14:paraId="421C8FE9" w14:textId="77777777" w:rsidR="009C5393" w:rsidRPr="00AA6C40" w:rsidRDefault="009C5393">
      <w:pPr>
        <w:pStyle w:val="PlantUML"/>
        <w:rPr>
          <w:noProof w:val="0"/>
          <w:lang w:val="en-US"/>
        </w:rPr>
      </w:pPr>
      <w:r w:rsidRPr="00AA6C40">
        <w:rPr>
          <w:noProof w:val="0"/>
          <w:lang w:val="en-US"/>
        </w:rPr>
        <w:t>ran--&gt;near: RIC CONTROL FAILURE</w:t>
      </w:r>
    </w:p>
    <w:p w14:paraId="5CC9A6C6" w14:textId="77777777" w:rsidR="009C5393" w:rsidRPr="00AA6C40" w:rsidRDefault="009C5393">
      <w:pPr>
        <w:pStyle w:val="PlantUML"/>
        <w:rPr>
          <w:noProof w:val="0"/>
          <w:lang w:val="en-US"/>
        </w:rPr>
      </w:pPr>
    </w:p>
    <w:p w14:paraId="3F0FDE8F" w14:textId="77777777" w:rsidR="009C5393" w:rsidRPr="00AA6C40" w:rsidRDefault="009C5393">
      <w:pPr>
        <w:pStyle w:val="PlantUML"/>
        <w:rPr>
          <w:noProof w:val="0"/>
          <w:lang w:val="en-US"/>
        </w:rPr>
      </w:pPr>
      <w:r w:rsidRPr="00AA6C40">
        <w:rPr>
          <w:noProof w:val="0"/>
          <w:lang w:val="en-US"/>
        </w:rPr>
        <w:t>end</w:t>
      </w:r>
    </w:p>
    <w:p w14:paraId="5ED9EB9D" w14:textId="77777777" w:rsidR="009C5393" w:rsidRPr="00AA6C40" w:rsidRDefault="009C5393">
      <w:pPr>
        <w:pStyle w:val="PlantUML"/>
        <w:rPr>
          <w:noProof w:val="0"/>
          <w:lang w:val="en-US"/>
        </w:rPr>
      </w:pPr>
    </w:p>
    <w:p w14:paraId="6930D3CE" w14:textId="77777777" w:rsidR="009C5393" w:rsidRPr="00AA6C40" w:rsidRDefault="009C5393">
      <w:pPr>
        <w:pStyle w:val="PlantUML"/>
        <w:rPr>
          <w:noProof w:val="0"/>
          <w:lang w:val="en-US"/>
        </w:rPr>
      </w:pPr>
      <w:r w:rsidRPr="00AA6C40">
        <w:rPr>
          <w:noProof w:val="0"/>
          <w:lang w:val="en-US"/>
        </w:rPr>
        <w:t>@enduml</w:t>
      </w:r>
    </w:p>
    <w:p w14:paraId="062DE5DD" w14:textId="433D6C22" w:rsidR="002C548F" w:rsidRPr="00AA6C40" w:rsidRDefault="002C548F" w:rsidP="002C548F">
      <w:pPr>
        <w:pStyle w:val="PlantUMLImg"/>
        <w:rPr>
          <w:noProof w:val="0"/>
          <w:lang w:val="en-US"/>
        </w:rPr>
      </w:pPr>
      <w:r w:rsidRPr="00AA6C40">
        <w:rPr>
          <w:lang w:val="en-US"/>
        </w:rPr>
        <w:drawing>
          <wp:inline distT="0" distB="0" distL="0" distR="0" wp14:anchorId="266A2101" wp14:editId="44C2A5E0">
            <wp:extent cx="4924425" cy="4676775"/>
            <wp:effectExtent l="0" t="0" r="9525" b="9525"/>
            <wp:docPr id="11" name="Graphic 1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924425" cy="4676775"/>
                    </a:xfrm>
                    <a:prstGeom prst="rect">
                      <a:avLst/>
                    </a:prstGeom>
                  </pic:spPr>
                </pic:pic>
              </a:graphicData>
            </a:graphic>
          </wp:inline>
        </w:drawing>
      </w:r>
    </w:p>
    <w:p w14:paraId="080D9AAB" w14:textId="2F05A23E" w:rsidR="009C5393" w:rsidRPr="00AA6C40" w:rsidRDefault="009C5393" w:rsidP="009C5393">
      <w:pPr>
        <w:pStyle w:val="TF"/>
      </w:pPr>
      <w:r w:rsidRPr="00AA6C40">
        <w:t>Figure 5.3.2-3B: Near-RT RIC CONTROL Service initiated by NEAR-RT RIC</w:t>
      </w:r>
    </w:p>
    <w:p w14:paraId="0AEB58B5" w14:textId="77777777" w:rsidR="001E55F3" w:rsidRPr="00AA6C40" w:rsidRDefault="001E55F3" w:rsidP="00990FF0">
      <w:pPr>
        <w:pStyle w:val="B1"/>
      </w:pPr>
    </w:p>
    <w:p w14:paraId="01B6BCB3" w14:textId="55AB8E09" w:rsidR="001E55F3" w:rsidRDefault="001E55F3" w:rsidP="001E55F3">
      <w:pPr>
        <w:pStyle w:val="B1"/>
        <w:rPr>
          <w:ins w:id="347" w:author="作者"/>
        </w:rPr>
      </w:pPr>
      <w:r w:rsidRPr="00AA6C40">
        <w:t>-</w:t>
      </w:r>
      <w:r w:rsidRPr="00AA6C40">
        <w:tab/>
      </w:r>
      <w:r w:rsidRPr="00AA6C40">
        <w:rPr>
          <w:b/>
        </w:rPr>
        <w:t>POLICY</w:t>
      </w:r>
      <w:r w:rsidRPr="00AA6C40">
        <w:rPr>
          <w:b/>
          <w:u w:val="single"/>
        </w:rPr>
        <w:t>:</w:t>
      </w:r>
      <w:r w:rsidRPr="00AA6C40">
        <w:t xml:space="preserve"> Near-RT RIC requests that E2 Node executes a specific POLICY during functioning of the E2 Node after each occurrence of a defined </w:t>
      </w:r>
      <w:r w:rsidR="00464EB2" w:rsidRPr="00AA6C40">
        <w:t>RIC Subscription procedure Event Trigger.</w:t>
      </w:r>
      <w:r w:rsidRPr="00AA6C40">
        <w:t xml:space="preserve"> </w:t>
      </w:r>
    </w:p>
    <w:p w14:paraId="3174CF24" w14:textId="0784A494" w:rsidR="00F24F63" w:rsidRPr="00AA6C40" w:rsidRDefault="00F24F63" w:rsidP="001E55F3">
      <w:pPr>
        <w:pStyle w:val="B1"/>
        <w:rPr>
          <w:rFonts w:hint="eastAsia"/>
        </w:rPr>
      </w:pPr>
      <w:ins w:id="348" w:author="作者">
        <w:r>
          <w:tab/>
        </w:r>
        <w:r w:rsidR="00DD3B7B">
          <w:rPr>
            <w:rFonts w:asciiTheme="minorEastAsia" w:eastAsiaTheme="minorEastAsia" w:hAnsiTheme="minorEastAsia" w:hint="eastAsia"/>
            <w:lang w:eastAsia="zh-CN"/>
          </w:rPr>
          <w:t>策略服务：在E2节点的功能中，Near-RT</w:t>
        </w:r>
        <w:r w:rsidR="00DD3B7B">
          <w:rPr>
            <w:rFonts w:asciiTheme="minorEastAsia" w:eastAsiaTheme="minorEastAsia" w:hAnsiTheme="minorEastAsia"/>
            <w:lang w:eastAsia="zh-CN"/>
          </w:rPr>
          <w:t xml:space="preserve"> </w:t>
        </w:r>
        <w:r w:rsidR="00DD3B7B">
          <w:rPr>
            <w:rFonts w:asciiTheme="minorEastAsia" w:eastAsiaTheme="minorEastAsia" w:hAnsiTheme="minorEastAsia" w:hint="eastAsia"/>
            <w:lang w:eastAsia="zh-CN"/>
          </w:rPr>
          <w:t>RIC请求E2节点指示一个特殊的POLICY</w:t>
        </w:r>
        <w:r w:rsidR="003B03BB">
          <w:rPr>
            <w:rFonts w:asciiTheme="minorEastAsia" w:eastAsiaTheme="minorEastAsia" w:hAnsiTheme="minorEastAsia" w:hint="eastAsia"/>
            <w:lang w:eastAsia="zh-CN"/>
          </w:rPr>
          <w:t>，这个请求是在每隔定义好的RIC订阅过程事件触发</w:t>
        </w:r>
        <w:r w:rsidR="007D6A44">
          <w:rPr>
            <w:rFonts w:asciiTheme="minorEastAsia" w:eastAsiaTheme="minorEastAsia" w:hAnsiTheme="minorEastAsia" w:hint="eastAsia"/>
            <w:lang w:eastAsia="zh-CN"/>
          </w:rPr>
          <w:t>发生之后进行的。</w:t>
        </w:r>
      </w:ins>
    </w:p>
    <w:p w14:paraId="5A71C132" w14:textId="77777777" w:rsidR="001E55F3" w:rsidRPr="00AA6C40" w:rsidRDefault="001E55F3" w:rsidP="001E55F3">
      <w:pPr>
        <w:ind w:left="568"/>
      </w:pPr>
      <w:r w:rsidRPr="00AA6C40">
        <w:t xml:space="preserve">The </w:t>
      </w:r>
      <w:r w:rsidRPr="00AA6C40">
        <w:rPr>
          <w:b/>
        </w:rPr>
        <w:t>POLICY</w:t>
      </w:r>
      <w:r w:rsidRPr="00AA6C40">
        <w:t xml:space="preserve"> service involves following steps:</w:t>
      </w:r>
    </w:p>
    <w:p w14:paraId="590D6E69" w14:textId="450A8D6D" w:rsidR="001E55F3" w:rsidRPr="00AA6C40" w:rsidRDefault="001E55F3" w:rsidP="001E55F3">
      <w:pPr>
        <w:pStyle w:val="B1"/>
        <w:ind w:left="1136"/>
      </w:pPr>
      <w:r w:rsidRPr="00AA6C40">
        <w:lastRenderedPageBreak/>
        <w:t>1.</w:t>
      </w:r>
      <w:r w:rsidRPr="00AA6C40">
        <w:tab/>
        <w:t xml:space="preserve">Near-RT RIC configures a </w:t>
      </w:r>
      <w:r w:rsidR="007A0DEA" w:rsidRPr="00AA6C40">
        <w:t xml:space="preserve">RIC Subscription </w:t>
      </w:r>
      <w:r w:rsidRPr="00AA6C40">
        <w:t xml:space="preserve">in the E2 </w:t>
      </w:r>
      <w:r w:rsidR="004F31BE" w:rsidRPr="00AA6C40">
        <w:t xml:space="preserve">Node </w:t>
      </w:r>
      <w:r w:rsidRPr="00AA6C40">
        <w:t xml:space="preserve">with information used to configure a </w:t>
      </w:r>
      <w:r w:rsidRPr="00AA6C40">
        <w:rPr>
          <w:b/>
        </w:rPr>
        <w:t>POLICY</w:t>
      </w:r>
      <w:r w:rsidRPr="00AA6C40">
        <w:t xml:space="preserve"> that is to be performed by E2 </w:t>
      </w:r>
      <w:r w:rsidR="004F31BE" w:rsidRPr="00AA6C40">
        <w:t xml:space="preserve">Node </w:t>
      </w:r>
      <w:r w:rsidRPr="00AA6C40">
        <w:t>with each occurrence of trigger event</w:t>
      </w:r>
    </w:p>
    <w:p w14:paraId="73519B6A" w14:textId="08E731FD" w:rsidR="001E55F3" w:rsidRPr="00AA6C40" w:rsidRDefault="001E55F3" w:rsidP="001E55F3">
      <w:pPr>
        <w:pStyle w:val="B1"/>
        <w:ind w:left="1136"/>
      </w:pPr>
      <w:r w:rsidRPr="00AA6C40">
        <w:t>2.</w:t>
      </w:r>
      <w:r w:rsidRPr="00AA6C40">
        <w:tab/>
        <w:t xml:space="preserve">During normal functioning of the E2 </w:t>
      </w:r>
      <w:r w:rsidR="004F31BE" w:rsidRPr="00AA6C40">
        <w:t>Node</w:t>
      </w:r>
      <w:r w:rsidRPr="00AA6C40">
        <w:t>, a trigger event is detected.</w:t>
      </w:r>
    </w:p>
    <w:p w14:paraId="1CC43994" w14:textId="112B6E99" w:rsidR="001E55F3" w:rsidRPr="00AA6C40" w:rsidRDefault="001E55F3" w:rsidP="001E55F3">
      <w:pPr>
        <w:pStyle w:val="B1"/>
        <w:ind w:left="1136"/>
      </w:pPr>
      <w:r w:rsidRPr="00AA6C40">
        <w:t xml:space="preserve">3. </w:t>
      </w:r>
      <w:r w:rsidRPr="00AA6C40">
        <w:tab/>
        <w:t xml:space="preserve">E2 </w:t>
      </w:r>
      <w:r w:rsidR="004F31BE" w:rsidRPr="00AA6C40">
        <w:t xml:space="preserve">Node </w:t>
      </w:r>
      <w:r w:rsidRPr="00AA6C40">
        <w:t xml:space="preserve">modifies ongoing call process according to information contained in the </w:t>
      </w:r>
      <w:r w:rsidRPr="00AA6C40">
        <w:rPr>
          <w:b/>
        </w:rPr>
        <w:t>POLICY</w:t>
      </w:r>
      <w:r w:rsidRPr="00AA6C40">
        <w:t xml:space="preserve"> description statement </w:t>
      </w:r>
    </w:p>
    <w:p w14:paraId="2EE1B736" w14:textId="6559ED14" w:rsidR="001E55F3" w:rsidRDefault="001E55F3" w:rsidP="001E55F3">
      <w:pPr>
        <w:pStyle w:val="B1"/>
        <w:ind w:left="1136"/>
        <w:rPr>
          <w:ins w:id="349" w:author="作者"/>
        </w:rPr>
      </w:pPr>
      <w:r w:rsidRPr="00AA6C40">
        <w:t>4.</w:t>
      </w:r>
      <w:r w:rsidRPr="00AA6C40">
        <w:tab/>
        <w:t xml:space="preserve">Associated procedure instance continues in the E2 </w:t>
      </w:r>
      <w:r w:rsidR="004F31BE" w:rsidRPr="00AA6C40">
        <w:t>Node</w:t>
      </w:r>
      <w:r w:rsidRPr="00AA6C40">
        <w:t>.</w:t>
      </w:r>
    </w:p>
    <w:p w14:paraId="45E8FEB1" w14:textId="19A840D6" w:rsidR="007D6A44" w:rsidRDefault="007D6A44" w:rsidP="001E55F3">
      <w:pPr>
        <w:pStyle w:val="B1"/>
        <w:ind w:left="1136"/>
        <w:rPr>
          <w:ins w:id="350" w:author="作者"/>
          <w:rFonts w:ascii="宋体" w:eastAsia="宋体" w:hAnsi="宋体" w:cs="宋体"/>
          <w:lang w:eastAsia="zh-CN"/>
        </w:rPr>
      </w:pPr>
      <w:ins w:id="351" w:author="作者">
        <w:r>
          <w:rPr>
            <w:rFonts w:asciiTheme="minorEastAsia" w:eastAsiaTheme="minorEastAsia" w:hAnsiTheme="minorEastAsia" w:hint="eastAsia"/>
            <w:lang w:eastAsia="zh-CN"/>
          </w:rPr>
          <w:t>1.</w:t>
        </w:r>
        <w:r>
          <w:t xml:space="preserve"> </w:t>
        </w:r>
        <w:r w:rsidR="00C87D20">
          <w:rPr>
            <w:rFonts w:asciiTheme="minorEastAsia" w:eastAsiaTheme="minorEastAsia" w:hAnsiTheme="minorEastAsia" w:hint="eastAsia"/>
            <w:lang w:eastAsia="zh-CN"/>
          </w:rPr>
          <w:t>在E2</w:t>
        </w:r>
        <w:r w:rsidR="00C87D20">
          <w:rPr>
            <w:rFonts w:ascii="宋体" w:eastAsia="宋体" w:hAnsi="宋体" w:cs="宋体" w:hint="eastAsia"/>
            <w:lang w:eastAsia="zh-CN"/>
          </w:rPr>
          <w:t>节点中，</w:t>
        </w:r>
        <w:r>
          <w:rPr>
            <w:rFonts w:asciiTheme="minorEastAsia" w:eastAsiaTheme="minorEastAsia" w:hAnsiTheme="minorEastAsia" w:hint="eastAsia"/>
            <w:lang w:eastAsia="zh-CN"/>
          </w:rPr>
          <w:t>Near</w:t>
        </w:r>
        <w:r>
          <w:t>-RT RIC</w:t>
        </w:r>
        <w:r>
          <w:rPr>
            <w:rFonts w:asciiTheme="minorEastAsia" w:eastAsiaTheme="minorEastAsia" w:hAnsiTheme="minorEastAsia" w:hint="eastAsia"/>
            <w:lang w:eastAsia="zh-CN"/>
          </w:rPr>
          <w:t>配置</w:t>
        </w:r>
        <w:r>
          <w:rPr>
            <w:rFonts w:ascii="宋体" w:eastAsia="宋体" w:hAnsi="宋体" w:cs="宋体" w:hint="eastAsia"/>
            <w:lang w:eastAsia="zh-CN"/>
          </w:rPr>
          <w:t>一个RI订阅</w:t>
        </w:r>
        <w:r w:rsidR="00C87D20">
          <w:rPr>
            <w:rFonts w:ascii="宋体" w:eastAsia="宋体" w:hAnsi="宋体" w:cs="宋体" w:hint="eastAsia"/>
            <w:lang w:eastAsia="zh-CN"/>
          </w:rPr>
          <w:t>，这个配置过程使用</w:t>
        </w:r>
        <w:r w:rsidR="00FC02FC">
          <w:rPr>
            <w:rFonts w:ascii="宋体" w:eastAsia="宋体" w:hAnsi="宋体" w:cs="宋体" w:hint="eastAsia"/>
            <w:lang w:eastAsia="zh-CN"/>
          </w:rPr>
          <w:t>配置POLICY</w:t>
        </w:r>
        <w:r w:rsidR="00C87D20">
          <w:rPr>
            <w:rFonts w:ascii="宋体" w:eastAsia="宋体" w:hAnsi="宋体" w:cs="宋体" w:hint="eastAsia"/>
            <w:lang w:eastAsia="zh-CN"/>
          </w:rPr>
          <w:t>的信息</w:t>
        </w:r>
        <w:r w:rsidR="00FC02FC">
          <w:rPr>
            <w:rFonts w:ascii="宋体" w:eastAsia="宋体" w:hAnsi="宋体" w:cs="宋体" w:hint="eastAsia"/>
            <w:lang w:eastAsia="zh-CN"/>
          </w:rPr>
          <w:t>，</w:t>
        </w:r>
        <w:r w:rsidR="00FD2298">
          <w:rPr>
            <w:rFonts w:ascii="宋体" w:eastAsia="宋体" w:hAnsi="宋体" w:cs="宋体" w:hint="eastAsia"/>
            <w:lang w:eastAsia="zh-CN"/>
          </w:rPr>
          <w:t>这个POLICY是由</w:t>
        </w:r>
        <w:r w:rsidR="000D1CC2">
          <w:rPr>
            <w:rFonts w:ascii="宋体" w:eastAsia="宋体" w:hAnsi="宋体" w:cs="宋体" w:hint="eastAsia"/>
            <w:lang w:eastAsia="zh-CN"/>
          </w:rPr>
          <w:t>每</w:t>
        </w:r>
        <w:r w:rsidR="00FD2298">
          <w:rPr>
            <w:rFonts w:ascii="宋体" w:eastAsia="宋体" w:hAnsi="宋体" w:cs="宋体" w:hint="eastAsia"/>
            <w:lang w:eastAsia="zh-CN"/>
          </w:rPr>
          <w:t>个</w:t>
        </w:r>
        <w:r w:rsidR="001E3E0E">
          <w:rPr>
            <w:rFonts w:ascii="宋体" w:eastAsia="宋体" w:hAnsi="宋体" w:cs="宋体" w:hint="eastAsia"/>
            <w:lang w:eastAsia="zh-CN"/>
          </w:rPr>
          <w:t>事件触发器发生的</w:t>
        </w:r>
        <w:r w:rsidR="000D1CC2">
          <w:rPr>
            <w:rFonts w:ascii="宋体" w:eastAsia="宋体" w:hAnsi="宋体" w:cs="宋体" w:hint="eastAsia"/>
            <w:lang w:eastAsia="zh-CN"/>
          </w:rPr>
          <w:t>E2节</w:t>
        </w:r>
        <w:r w:rsidR="001E3E0E">
          <w:rPr>
            <w:rFonts w:ascii="宋体" w:eastAsia="宋体" w:hAnsi="宋体" w:cs="宋体" w:hint="eastAsia"/>
            <w:lang w:eastAsia="zh-CN"/>
          </w:rPr>
          <w:t>点执行。</w:t>
        </w:r>
      </w:ins>
    </w:p>
    <w:p w14:paraId="66CC1D58" w14:textId="685F5246" w:rsidR="001E3E0E" w:rsidRDefault="001E3E0E" w:rsidP="001E55F3">
      <w:pPr>
        <w:pStyle w:val="B1"/>
        <w:ind w:left="1136"/>
        <w:rPr>
          <w:ins w:id="352" w:author="作者"/>
          <w:rFonts w:ascii="宋体" w:eastAsia="宋体" w:hAnsi="宋体" w:cs="宋体"/>
          <w:lang w:eastAsia="zh-CN"/>
        </w:rPr>
      </w:pPr>
      <w:ins w:id="353" w:author="作者">
        <w:r>
          <w:rPr>
            <w:rFonts w:asciiTheme="minorEastAsia" w:eastAsiaTheme="minorEastAsia" w:hAnsiTheme="minorEastAsia" w:hint="eastAsia"/>
            <w:lang w:eastAsia="zh-CN"/>
          </w:rPr>
          <w:t>2.</w:t>
        </w:r>
        <w:r>
          <w:t xml:space="preserve"> </w:t>
        </w:r>
        <w:r>
          <w:rPr>
            <w:rFonts w:asciiTheme="minorEastAsia" w:eastAsiaTheme="minorEastAsia" w:hAnsiTheme="minorEastAsia" w:hint="eastAsia"/>
            <w:lang w:eastAsia="zh-CN"/>
          </w:rPr>
          <w:t>在E2</w:t>
        </w:r>
        <w:r>
          <w:rPr>
            <w:rFonts w:ascii="宋体" w:eastAsia="宋体" w:hAnsi="宋体" w:cs="宋体" w:hint="eastAsia"/>
            <w:lang w:eastAsia="zh-CN"/>
          </w:rPr>
          <w:t>节点的正常功能，一个触发器事件被检测</w:t>
        </w:r>
      </w:ins>
    </w:p>
    <w:p w14:paraId="2BE42637" w14:textId="6C422392" w:rsidR="001A6FDB" w:rsidRDefault="001A6FDB" w:rsidP="001E55F3">
      <w:pPr>
        <w:pStyle w:val="B1"/>
        <w:ind w:left="1136"/>
        <w:rPr>
          <w:ins w:id="354" w:author="作者"/>
          <w:rFonts w:ascii="宋体" w:eastAsia="宋体" w:hAnsi="宋体" w:cs="宋体"/>
          <w:lang w:eastAsia="zh-CN"/>
        </w:rPr>
      </w:pPr>
      <w:ins w:id="355" w:author="作者">
        <w:r>
          <w:rPr>
            <w:rFonts w:asciiTheme="minorEastAsia" w:eastAsiaTheme="minorEastAsia" w:hAnsiTheme="minorEastAsia" w:hint="eastAsia"/>
            <w:lang w:eastAsia="zh-CN"/>
          </w:rPr>
          <w:t>3.</w:t>
        </w:r>
        <w:r>
          <w:t xml:space="preserve"> </w:t>
        </w:r>
        <w:r>
          <w:rPr>
            <w:rFonts w:asciiTheme="minorEastAsia" w:eastAsiaTheme="minorEastAsia" w:hAnsiTheme="minorEastAsia" w:hint="eastAsia"/>
            <w:lang w:eastAsia="zh-CN"/>
          </w:rPr>
          <w:t>E2</w:t>
        </w:r>
        <w:r>
          <w:rPr>
            <w:rFonts w:ascii="宋体" w:eastAsia="宋体" w:hAnsi="宋体" w:cs="宋体" w:hint="eastAsia"/>
            <w:lang w:eastAsia="zh-CN"/>
          </w:rPr>
          <w:t>节点根据包含POLICY描述</w:t>
        </w:r>
        <w:r w:rsidR="00382CDD">
          <w:rPr>
            <w:rFonts w:ascii="宋体" w:eastAsia="宋体" w:hAnsi="宋体" w:cs="宋体" w:hint="eastAsia"/>
            <w:lang w:eastAsia="zh-CN"/>
          </w:rPr>
          <w:t>陈述的信息修改正在调用的过程。</w:t>
        </w:r>
      </w:ins>
    </w:p>
    <w:p w14:paraId="405B92B2" w14:textId="367D2073" w:rsidR="00382CDD" w:rsidRPr="00AA6C40" w:rsidRDefault="00382CDD" w:rsidP="001E55F3">
      <w:pPr>
        <w:pStyle w:val="B1"/>
        <w:ind w:left="1136"/>
      </w:pPr>
      <w:ins w:id="356" w:author="作者">
        <w:r>
          <w:rPr>
            <w:rFonts w:asciiTheme="minorEastAsia" w:eastAsiaTheme="minorEastAsia" w:hAnsiTheme="minorEastAsia" w:hint="eastAsia"/>
            <w:lang w:eastAsia="zh-CN"/>
          </w:rPr>
          <w:t>4.</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关联过程</w:t>
        </w:r>
        <w:r w:rsidR="00E15CD1">
          <w:rPr>
            <w:rFonts w:asciiTheme="minorEastAsia" w:eastAsiaTheme="minorEastAsia" w:hAnsiTheme="minorEastAsia" w:hint="eastAsia"/>
            <w:lang w:eastAsia="zh-CN"/>
          </w:rPr>
          <w:t>实例在E2节点中继续。</w:t>
        </w:r>
      </w:ins>
    </w:p>
    <w:p w14:paraId="53771499" w14:textId="77777777" w:rsidR="00E92BEC" w:rsidRPr="00AA6C40" w:rsidRDefault="00E92BEC" w:rsidP="00A16F2B">
      <w:pPr>
        <w:pStyle w:val="PlantUML"/>
        <w:rPr>
          <w:noProof w:val="0"/>
          <w:lang w:val="en-US"/>
        </w:rPr>
      </w:pPr>
      <w:r w:rsidRPr="00AA6C40">
        <w:rPr>
          <w:noProof w:val="0"/>
          <w:lang w:val="en-US"/>
        </w:rPr>
        <w:t>@startuml</w:t>
      </w:r>
    </w:p>
    <w:p w14:paraId="1A5E0CFF" w14:textId="77777777" w:rsidR="00E92BEC" w:rsidRPr="00AA6C40" w:rsidRDefault="00E92BEC" w:rsidP="00E92BEC">
      <w:pPr>
        <w:pStyle w:val="PlantUML"/>
        <w:rPr>
          <w:noProof w:val="0"/>
          <w:lang w:val="en-US"/>
        </w:rPr>
      </w:pPr>
      <w:r w:rsidRPr="00AA6C40">
        <w:rPr>
          <w:noProof w:val="0"/>
          <w:lang w:val="en-US"/>
        </w:rPr>
        <w:t>skinparam ParticipantPadding 5</w:t>
      </w:r>
    </w:p>
    <w:p w14:paraId="25255D31" w14:textId="77777777" w:rsidR="00E92BEC" w:rsidRPr="00AA6C40" w:rsidRDefault="00E92BEC" w:rsidP="00E92BEC">
      <w:pPr>
        <w:pStyle w:val="PlantUML"/>
        <w:rPr>
          <w:noProof w:val="0"/>
          <w:lang w:val="en-US"/>
        </w:rPr>
      </w:pPr>
      <w:r w:rsidRPr="00AA6C40">
        <w:rPr>
          <w:noProof w:val="0"/>
          <w:lang w:val="en-US"/>
        </w:rPr>
        <w:t>skinparam BoxPadding 10</w:t>
      </w:r>
    </w:p>
    <w:p w14:paraId="2574F060" w14:textId="77777777" w:rsidR="00E92BEC" w:rsidRPr="00AA6C40" w:rsidRDefault="00E92BEC" w:rsidP="00713A94">
      <w:pPr>
        <w:pStyle w:val="PlantUML"/>
        <w:rPr>
          <w:noProof w:val="0"/>
          <w:lang w:val="en-US"/>
        </w:rPr>
      </w:pPr>
    </w:p>
    <w:p w14:paraId="123668F9" w14:textId="77777777" w:rsidR="00E92BEC" w:rsidRPr="00AA6C40" w:rsidRDefault="00E92BEC" w:rsidP="00713A94">
      <w:pPr>
        <w:pStyle w:val="PlantUML"/>
        <w:rPr>
          <w:noProof w:val="0"/>
          <w:lang w:val="en-US"/>
        </w:rPr>
      </w:pPr>
      <w:r w:rsidRPr="00AA6C40">
        <w:rPr>
          <w:noProof w:val="0"/>
          <w:lang w:val="en-US"/>
        </w:rPr>
        <w:t>participant “Near-RT RIC” as near</w:t>
      </w:r>
    </w:p>
    <w:p w14:paraId="4C65C09E" w14:textId="77777777" w:rsidR="00E92BEC" w:rsidRPr="00AA6C40" w:rsidRDefault="00E92BEC" w:rsidP="00713A94">
      <w:pPr>
        <w:pStyle w:val="PlantUML"/>
        <w:rPr>
          <w:noProof w:val="0"/>
          <w:lang w:val="en-US"/>
        </w:rPr>
      </w:pPr>
      <w:r w:rsidRPr="00AA6C40">
        <w:rPr>
          <w:noProof w:val="0"/>
          <w:lang w:val="en-US"/>
        </w:rPr>
        <w:t>participant “E2 Node” as ran</w:t>
      </w:r>
    </w:p>
    <w:p w14:paraId="769B5505" w14:textId="77777777" w:rsidR="00E92BEC" w:rsidRPr="00AA6C40" w:rsidRDefault="00E92BEC">
      <w:pPr>
        <w:pStyle w:val="PlantUML"/>
        <w:rPr>
          <w:noProof w:val="0"/>
          <w:lang w:val="en-US"/>
        </w:rPr>
      </w:pPr>
    </w:p>
    <w:p w14:paraId="4019A909" w14:textId="77777777" w:rsidR="00E92BEC" w:rsidRPr="00AA6C40" w:rsidRDefault="00E92BEC">
      <w:pPr>
        <w:pStyle w:val="PlantUML"/>
        <w:rPr>
          <w:noProof w:val="0"/>
          <w:lang w:val="en-US"/>
        </w:rPr>
      </w:pPr>
    </w:p>
    <w:p w14:paraId="3376A0CD" w14:textId="77777777" w:rsidR="00E92BEC" w:rsidRPr="00AA6C40" w:rsidRDefault="00E92BEC">
      <w:pPr>
        <w:pStyle w:val="PlantUML"/>
        <w:rPr>
          <w:noProof w:val="0"/>
          <w:lang w:val="en-US"/>
        </w:rPr>
      </w:pPr>
      <w:r w:rsidRPr="00AA6C40">
        <w:rPr>
          <w:noProof w:val="0"/>
          <w:lang w:val="en-US"/>
        </w:rPr>
        <w:t>ran&lt;-&gt;near: RIC SUBSCRIPTION PROCEDURE (RIC Event Trigger, Action=POLICY)</w:t>
      </w:r>
    </w:p>
    <w:p w14:paraId="6903ACD7" w14:textId="77777777" w:rsidR="00E92BEC" w:rsidRPr="00AA6C40" w:rsidRDefault="00E92BEC">
      <w:pPr>
        <w:pStyle w:val="PlantUML"/>
        <w:rPr>
          <w:noProof w:val="0"/>
          <w:lang w:val="en-US"/>
        </w:rPr>
      </w:pPr>
    </w:p>
    <w:p w14:paraId="4D0AA22D" w14:textId="77777777" w:rsidR="00E92BEC" w:rsidRPr="00AA6C40" w:rsidRDefault="00E92BEC">
      <w:pPr>
        <w:pStyle w:val="PlantUML"/>
        <w:rPr>
          <w:noProof w:val="0"/>
          <w:lang w:val="en-US"/>
        </w:rPr>
      </w:pPr>
      <w:r w:rsidRPr="00AA6C40">
        <w:rPr>
          <w:noProof w:val="0"/>
          <w:lang w:val="en-US"/>
        </w:rPr>
        <w:t>...</w:t>
      </w:r>
    </w:p>
    <w:p w14:paraId="2BFC6BAB" w14:textId="77777777" w:rsidR="00E92BEC" w:rsidRPr="00AA6C40" w:rsidRDefault="00E92BEC">
      <w:pPr>
        <w:pStyle w:val="PlantUML"/>
        <w:rPr>
          <w:noProof w:val="0"/>
          <w:lang w:val="en-US"/>
        </w:rPr>
      </w:pPr>
      <w:r w:rsidRPr="00AA6C40">
        <w:rPr>
          <w:noProof w:val="0"/>
          <w:lang w:val="en-US"/>
        </w:rPr>
        <w:t>note over ran #white: E2 Node detects \nRIC Event Trigger</w:t>
      </w:r>
    </w:p>
    <w:p w14:paraId="0DBB585D" w14:textId="77777777" w:rsidR="00E92BEC" w:rsidRPr="00AA6C40" w:rsidRDefault="00E92BEC">
      <w:pPr>
        <w:pStyle w:val="PlantUML"/>
        <w:rPr>
          <w:noProof w:val="0"/>
          <w:lang w:val="en-US"/>
        </w:rPr>
      </w:pPr>
      <w:r w:rsidRPr="00AA6C40">
        <w:rPr>
          <w:noProof w:val="0"/>
          <w:lang w:val="en-US"/>
        </w:rPr>
        <w:t>note over ran #white: E2 Node modifies \nongoing process \naccording to policy</w:t>
      </w:r>
    </w:p>
    <w:p w14:paraId="6739A812" w14:textId="77777777" w:rsidR="00E92BEC" w:rsidRPr="00AA6C40" w:rsidRDefault="00E92BEC">
      <w:pPr>
        <w:pStyle w:val="PlantUML"/>
        <w:rPr>
          <w:noProof w:val="0"/>
          <w:lang w:val="en-US"/>
        </w:rPr>
      </w:pPr>
      <w:r w:rsidRPr="00AA6C40">
        <w:rPr>
          <w:noProof w:val="0"/>
          <w:lang w:val="en-US"/>
        </w:rPr>
        <w:t>note over ran #lime: Associated procedure \ninstance **continues**</w:t>
      </w:r>
    </w:p>
    <w:p w14:paraId="29F1B4E6" w14:textId="73932AC1" w:rsidR="00E92BEC" w:rsidRPr="00AA6C40" w:rsidRDefault="00A16F2B">
      <w:pPr>
        <w:pStyle w:val="PlantUML"/>
        <w:rPr>
          <w:noProof w:val="0"/>
          <w:lang w:val="en-US"/>
        </w:rPr>
      </w:pPr>
      <w:r w:rsidRPr="00AA6C40">
        <w:rPr>
          <w:noProof w:val="0"/>
          <w:lang w:val="en-US"/>
        </w:rPr>
        <w:t>@enduml</w:t>
      </w:r>
    </w:p>
    <w:p w14:paraId="0B96EB05" w14:textId="53E1B4E7" w:rsidR="00E92BEC" w:rsidRPr="00AA6C40" w:rsidRDefault="00E92BEC" w:rsidP="00A16F2B">
      <w:pPr>
        <w:pStyle w:val="PlantUMLImg"/>
        <w:rPr>
          <w:noProof w:val="0"/>
          <w:lang w:val="en-US"/>
        </w:rPr>
      </w:pPr>
      <w:r w:rsidRPr="00AA6C40">
        <w:rPr>
          <w:lang w:val="en-US"/>
        </w:rPr>
        <w:drawing>
          <wp:inline distT="0" distB="0" distL="0" distR="0" wp14:anchorId="14E5D6F7" wp14:editId="1DC00444">
            <wp:extent cx="5619750" cy="3295650"/>
            <wp:effectExtent l="0" t="0" r="0" b="0"/>
            <wp:docPr id="24" name="Graphic 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619750" cy="3295650"/>
                    </a:xfrm>
                    <a:prstGeom prst="rect">
                      <a:avLst/>
                    </a:prstGeom>
                  </pic:spPr>
                </pic:pic>
              </a:graphicData>
            </a:graphic>
          </wp:inline>
        </w:drawing>
      </w:r>
    </w:p>
    <w:p w14:paraId="243E614B" w14:textId="41232313" w:rsidR="001E55F3" w:rsidRPr="00AA6C40" w:rsidRDefault="001E55F3" w:rsidP="00A16F2B">
      <w:pPr>
        <w:pStyle w:val="TAH"/>
      </w:pPr>
    </w:p>
    <w:p w14:paraId="08274973" w14:textId="2DB6557B" w:rsidR="001E55F3" w:rsidRPr="00AA6C40" w:rsidRDefault="001E55F3" w:rsidP="001E55F3">
      <w:pPr>
        <w:pStyle w:val="TF"/>
      </w:pPr>
      <w:r w:rsidRPr="00AA6C40">
        <w:t>Figure 5.3.2-4: Near-RT RIC POLICY Service</w:t>
      </w:r>
    </w:p>
    <w:p w14:paraId="0F701218" w14:textId="77777777" w:rsidR="000A16F1" w:rsidRPr="00AA6C40" w:rsidRDefault="000A16F1" w:rsidP="001E55F3"/>
    <w:p w14:paraId="66397407" w14:textId="7AF6CF29" w:rsidR="001E55F3" w:rsidRPr="00AA6C40" w:rsidRDefault="001E55F3" w:rsidP="001E55F3">
      <w:r w:rsidRPr="00AA6C40">
        <w:lastRenderedPageBreak/>
        <w:t xml:space="preserve">The RIC Services may be </w:t>
      </w:r>
      <w:r w:rsidR="000A16F1" w:rsidRPr="00AA6C40">
        <w:t>realized</w:t>
      </w:r>
      <w:r w:rsidRPr="00AA6C40">
        <w:t xml:space="preserve"> using the following E2AP procedures:</w:t>
      </w:r>
    </w:p>
    <w:p w14:paraId="452513AC" w14:textId="0D3E9845" w:rsidR="001E55F3" w:rsidRPr="00AA6C40" w:rsidRDefault="001E55F3" w:rsidP="001E55F3">
      <w:r w:rsidRPr="00AA6C40">
        <w:t xml:space="preserve">E2AP </w:t>
      </w:r>
      <w:r w:rsidR="000A16F1" w:rsidRPr="00AA6C40">
        <w:t xml:space="preserve">RIC Subscription </w:t>
      </w:r>
      <w:r w:rsidRPr="00AA6C40">
        <w:t>procedure</w:t>
      </w:r>
    </w:p>
    <w:p w14:paraId="3A70933D" w14:textId="77777777" w:rsidR="001E55F3" w:rsidRPr="00AA6C40" w:rsidRDefault="001E55F3" w:rsidP="001E55F3">
      <w:pPr>
        <w:pStyle w:val="B1"/>
      </w:pPr>
      <w:r w:rsidRPr="00AA6C40">
        <w:t>-</w:t>
      </w:r>
      <w:r w:rsidRPr="00AA6C40">
        <w:tab/>
        <w:t xml:space="preserve">Used to install Event Trigger and Actions corresponding to RIC services </w:t>
      </w:r>
      <w:r w:rsidRPr="00AA6C40">
        <w:rPr>
          <w:b/>
        </w:rPr>
        <w:t>REPORT</w:t>
      </w:r>
      <w:r w:rsidRPr="00AA6C40">
        <w:t xml:space="preserve">, </w:t>
      </w:r>
      <w:r w:rsidRPr="00AA6C40">
        <w:rPr>
          <w:b/>
        </w:rPr>
        <w:t>INSERT</w:t>
      </w:r>
      <w:r w:rsidRPr="00AA6C40">
        <w:t xml:space="preserve"> and/or </w:t>
      </w:r>
      <w:r w:rsidRPr="00AA6C40">
        <w:rPr>
          <w:b/>
        </w:rPr>
        <w:t>POLICY</w:t>
      </w:r>
      <w:r w:rsidRPr="00AA6C40">
        <w:t xml:space="preserve"> </w:t>
      </w:r>
    </w:p>
    <w:p w14:paraId="0BCD5844" w14:textId="5E4E73D8" w:rsidR="001E55F3" w:rsidRPr="00AA6C40" w:rsidRDefault="001E55F3" w:rsidP="001E55F3">
      <w:r w:rsidRPr="00AA6C40">
        <w:t xml:space="preserve">E2AP </w:t>
      </w:r>
      <w:r w:rsidR="000A16F1" w:rsidRPr="00AA6C40">
        <w:t xml:space="preserve">RIC Indication </w:t>
      </w:r>
      <w:r w:rsidRPr="00AA6C40">
        <w:t>procedure</w:t>
      </w:r>
    </w:p>
    <w:p w14:paraId="5FBFD8A8" w14:textId="77777777" w:rsidR="001E55F3" w:rsidRPr="00AA6C40" w:rsidRDefault="001E55F3" w:rsidP="001E55F3">
      <w:pPr>
        <w:pStyle w:val="B1"/>
      </w:pPr>
      <w:r w:rsidRPr="00AA6C40">
        <w:t>-</w:t>
      </w:r>
      <w:r w:rsidRPr="00AA6C40">
        <w:tab/>
        <w:t xml:space="preserve">Used to carry outcome of RIC services </w:t>
      </w:r>
      <w:r w:rsidRPr="00AA6C40">
        <w:rPr>
          <w:b/>
        </w:rPr>
        <w:t>REPORT</w:t>
      </w:r>
      <w:r w:rsidRPr="00AA6C40">
        <w:t xml:space="preserve"> and </w:t>
      </w:r>
      <w:r w:rsidRPr="00AA6C40">
        <w:rPr>
          <w:b/>
        </w:rPr>
        <w:t>INSERT</w:t>
      </w:r>
      <w:r w:rsidRPr="00AA6C40">
        <w:t xml:space="preserve"> </w:t>
      </w:r>
    </w:p>
    <w:p w14:paraId="5DE78876" w14:textId="0185B460" w:rsidR="001E55F3" w:rsidRPr="00AA6C40" w:rsidRDefault="001E55F3" w:rsidP="001E55F3">
      <w:r w:rsidRPr="00AA6C40">
        <w:t xml:space="preserve">E2AP </w:t>
      </w:r>
      <w:r w:rsidR="000A16F1" w:rsidRPr="00AA6C40">
        <w:t xml:space="preserve">RIC Control </w:t>
      </w:r>
      <w:r w:rsidRPr="00AA6C40">
        <w:t>procedure</w:t>
      </w:r>
    </w:p>
    <w:p w14:paraId="166AF222" w14:textId="77777777" w:rsidR="001E55F3" w:rsidRPr="00AA6C40" w:rsidRDefault="001E55F3" w:rsidP="001E55F3">
      <w:pPr>
        <w:pStyle w:val="B1"/>
      </w:pPr>
      <w:r w:rsidRPr="00AA6C40">
        <w:t>-</w:t>
      </w:r>
      <w:r w:rsidRPr="00AA6C40">
        <w:tab/>
        <w:t xml:space="preserve">Used to initiate RIC service </w:t>
      </w:r>
      <w:r w:rsidRPr="00AA6C40">
        <w:rPr>
          <w:b/>
        </w:rPr>
        <w:t>CONTROL</w:t>
      </w:r>
      <w:r w:rsidRPr="00AA6C40">
        <w:t xml:space="preserve"> </w:t>
      </w:r>
    </w:p>
    <w:p w14:paraId="1FD7BEF9" w14:textId="7E71FBEC" w:rsidR="001E55F3" w:rsidRDefault="00CB22B7" w:rsidP="001E55F3">
      <w:pPr>
        <w:pStyle w:val="B1"/>
        <w:rPr>
          <w:ins w:id="357" w:author="作者"/>
          <w:rFonts w:ascii="宋体" w:eastAsia="宋体" w:hAnsi="宋体" w:cs="宋体"/>
        </w:rPr>
      </w:pPr>
      <w:ins w:id="358" w:author="作者">
        <w:r>
          <w:rPr>
            <w:rFonts w:asciiTheme="minorEastAsia" w:eastAsiaTheme="minorEastAsia" w:hAnsiTheme="minorEastAsia" w:hint="eastAsia"/>
            <w:lang w:eastAsia="zh-CN"/>
          </w:rPr>
          <w:t>RIC</w:t>
        </w:r>
        <w:r>
          <w:t xml:space="preserve"> </w:t>
        </w:r>
        <w:r>
          <w:rPr>
            <w:rFonts w:asciiTheme="minorEastAsia" w:eastAsiaTheme="minorEastAsia" w:hAnsiTheme="minorEastAsia" w:hint="eastAsia"/>
            <w:lang w:eastAsia="zh-CN"/>
          </w:rPr>
          <w:t>服务也许</w:t>
        </w:r>
        <w:r w:rsidR="00197645">
          <w:rPr>
            <w:rFonts w:asciiTheme="minorEastAsia" w:eastAsiaTheme="minorEastAsia" w:hAnsiTheme="minorEastAsia" w:hint="eastAsia"/>
            <w:lang w:eastAsia="zh-CN"/>
          </w:rPr>
          <w:t>使用</w:t>
        </w:r>
        <w:r>
          <w:rPr>
            <w:rFonts w:asciiTheme="minorEastAsia" w:eastAsiaTheme="minorEastAsia" w:hAnsiTheme="minorEastAsia" w:hint="eastAsia"/>
            <w:lang w:eastAsia="zh-CN"/>
          </w:rPr>
          <w:t>以下E2AP</w:t>
        </w:r>
        <w:r>
          <w:rPr>
            <w:rFonts w:ascii="宋体" w:eastAsia="宋体" w:hAnsi="宋体" w:cs="宋体" w:hint="eastAsia"/>
            <w:lang w:eastAsia="zh-CN"/>
          </w:rPr>
          <w:t>过程来实现：</w:t>
        </w:r>
      </w:ins>
    </w:p>
    <w:p w14:paraId="23EADB3C" w14:textId="5CFDD36F" w:rsidR="00197645" w:rsidRDefault="00197645" w:rsidP="001E55F3">
      <w:pPr>
        <w:pStyle w:val="B1"/>
        <w:rPr>
          <w:ins w:id="359" w:author="作者"/>
          <w:rFonts w:asciiTheme="minorEastAsia" w:eastAsiaTheme="minorEastAsia" w:hAnsiTheme="minorEastAsia"/>
          <w:lang w:eastAsia="zh-CN"/>
        </w:rPr>
      </w:pPr>
      <w:ins w:id="360" w:author="作者">
        <w:r>
          <w:rPr>
            <w:rFonts w:asciiTheme="minorEastAsia" w:eastAsiaTheme="minorEastAsia" w:hAnsiTheme="minorEastAsia" w:hint="eastAsia"/>
            <w:lang w:eastAsia="zh-CN"/>
          </w:rPr>
          <w:t>E2AP</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RIC</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订阅过程，</w:t>
        </w:r>
      </w:ins>
    </w:p>
    <w:p w14:paraId="10A52677" w14:textId="4DC90AD6" w:rsidR="00197645" w:rsidRPr="00FF3039" w:rsidRDefault="00197645" w:rsidP="00FF3039">
      <w:pPr>
        <w:pStyle w:val="B1"/>
        <w:numPr>
          <w:ilvl w:val="0"/>
          <w:numId w:val="27"/>
        </w:numPr>
        <w:rPr>
          <w:ins w:id="361" w:author="作者"/>
          <w:rPrChange w:id="362" w:author="作者">
            <w:rPr>
              <w:ins w:id="363" w:author="作者"/>
              <w:rFonts w:asciiTheme="minorEastAsia" w:eastAsiaTheme="minorEastAsia" w:hAnsiTheme="minorEastAsia"/>
              <w:lang w:eastAsia="zh-CN"/>
            </w:rPr>
          </w:rPrChange>
        </w:rPr>
      </w:pPr>
      <w:ins w:id="364" w:author="作者">
        <w:r>
          <w:rPr>
            <w:rFonts w:asciiTheme="minorEastAsia" w:eastAsiaTheme="minorEastAsia" w:hAnsiTheme="minorEastAsia" w:hint="eastAsia"/>
            <w:lang w:eastAsia="zh-CN"/>
          </w:rPr>
          <w:t>用来安装事件触发器和</w:t>
        </w:r>
        <w:r w:rsidR="002709D1">
          <w:rPr>
            <w:rFonts w:asciiTheme="minorEastAsia" w:eastAsiaTheme="minorEastAsia" w:hAnsiTheme="minorEastAsia" w:hint="eastAsia"/>
            <w:lang w:eastAsia="zh-CN"/>
          </w:rPr>
          <w:t>RIC</w:t>
        </w:r>
        <w:r w:rsidR="002709D1">
          <w:t xml:space="preserve"> </w:t>
        </w:r>
        <w:r w:rsidR="002709D1">
          <w:rPr>
            <w:rFonts w:asciiTheme="minorEastAsia" w:eastAsiaTheme="minorEastAsia" w:hAnsiTheme="minorEastAsia" w:hint="eastAsia"/>
            <w:lang w:eastAsia="zh-CN"/>
          </w:rPr>
          <w:t>服务REPORT/INSERT和/或POLICY的动作响应</w:t>
        </w:r>
      </w:ins>
    </w:p>
    <w:p w14:paraId="34B19860" w14:textId="5592E67A" w:rsidR="002709D1" w:rsidRDefault="002709D1" w:rsidP="00FF3039">
      <w:pPr>
        <w:pStyle w:val="B1"/>
        <w:ind w:left="360" w:firstLine="0"/>
        <w:rPr>
          <w:ins w:id="365" w:author="作者"/>
          <w:rFonts w:ascii="宋体" w:eastAsia="宋体" w:hAnsi="宋体" w:cs="宋体"/>
        </w:rPr>
      </w:pPr>
      <w:ins w:id="366" w:author="作者">
        <w:r>
          <w:rPr>
            <w:rFonts w:asciiTheme="minorEastAsia" w:eastAsiaTheme="minorEastAsia" w:hAnsiTheme="minorEastAsia" w:hint="eastAsia"/>
            <w:lang w:eastAsia="zh-CN"/>
          </w:rPr>
          <w:t>E2AP的</w:t>
        </w:r>
        <w:r w:rsidR="001209C0">
          <w:rPr>
            <w:rFonts w:asciiTheme="minorEastAsia" w:eastAsiaTheme="minorEastAsia" w:hAnsiTheme="minorEastAsia" w:hint="eastAsia"/>
            <w:lang w:eastAsia="zh-CN"/>
          </w:rPr>
          <w:t>Indication</w:t>
        </w:r>
        <w:r w:rsidR="001209C0">
          <w:rPr>
            <w:rFonts w:ascii="宋体" w:eastAsia="宋体" w:hAnsi="宋体" w:cs="宋体" w:hint="eastAsia"/>
            <w:lang w:eastAsia="zh-CN"/>
          </w:rPr>
          <w:t>过程：</w:t>
        </w:r>
      </w:ins>
    </w:p>
    <w:p w14:paraId="7FA0AA3D" w14:textId="4562BE37" w:rsidR="001209C0" w:rsidRPr="00FF3039" w:rsidRDefault="001209C0" w:rsidP="00FF3039">
      <w:pPr>
        <w:pStyle w:val="B1"/>
        <w:numPr>
          <w:ilvl w:val="0"/>
          <w:numId w:val="27"/>
        </w:numPr>
        <w:rPr>
          <w:ins w:id="367" w:author="作者"/>
          <w:rPrChange w:id="368" w:author="作者">
            <w:rPr>
              <w:ins w:id="369" w:author="作者"/>
              <w:rFonts w:asciiTheme="minorEastAsia" w:eastAsiaTheme="minorEastAsia" w:hAnsiTheme="minorEastAsia"/>
              <w:lang w:eastAsia="zh-CN"/>
            </w:rPr>
          </w:rPrChange>
        </w:rPr>
      </w:pPr>
      <w:ins w:id="370" w:author="作者">
        <w:r>
          <w:rPr>
            <w:rFonts w:asciiTheme="minorEastAsia" w:eastAsiaTheme="minorEastAsia" w:hAnsiTheme="minorEastAsia" w:hint="eastAsia"/>
            <w:lang w:eastAsia="zh-CN"/>
          </w:rPr>
          <w:t>用来</w:t>
        </w:r>
        <w:r w:rsidR="00C65ED4">
          <w:rPr>
            <w:rFonts w:asciiTheme="minorEastAsia" w:eastAsiaTheme="minorEastAsia" w:hAnsiTheme="minorEastAsia" w:hint="eastAsia"/>
            <w:lang w:eastAsia="zh-CN"/>
          </w:rPr>
          <w:t>装载</w:t>
        </w:r>
        <w:r>
          <w:rPr>
            <w:rFonts w:asciiTheme="minorEastAsia" w:eastAsiaTheme="minorEastAsia" w:hAnsiTheme="minorEastAsia" w:hint="eastAsia"/>
            <w:lang w:eastAsia="zh-CN"/>
          </w:rPr>
          <w:t>RIC</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REPORT和INSERT服务的</w:t>
        </w:r>
        <w:r w:rsidR="00C65ED4">
          <w:rPr>
            <w:rFonts w:asciiTheme="minorEastAsia" w:eastAsiaTheme="minorEastAsia" w:hAnsiTheme="minorEastAsia" w:hint="eastAsia"/>
            <w:lang w:eastAsia="zh-CN"/>
          </w:rPr>
          <w:t>结果</w:t>
        </w:r>
      </w:ins>
    </w:p>
    <w:p w14:paraId="78281DAB" w14:textId="0950479D" w:rsidR="00C65ED4" w:rsidRDefault="00C65ED4" w:rsidP="00FF3039">
      <w:pPr>
        <w:pStyle w:val="B1"/>
        <w:ind w:left="360" w:firstLine="0"/>
        <w:rPr>
          <w:ins w:id="371" w:author="作者"/>
          <w:rFonts w:ascii="宋体" w:eastAsia="宋体" w:hAnsi="宋体" w:cs="宋体"/>
        </w:rPr>
      </w:pPr>
      <w:ins w:id="372" w:author="作者">
        <w:r>
          <w:rPr>
            <w:rFonts w:asciiTheme="minorEastAsia" w:eastAsiaTheme="minorEastAsia" w:hAnsiTheme="minorEastAsia" w:hint="eastAsia"/>
            <w:lang w:eastAsia="zh-CN"/>
          </w:rPr>
          <w:t>E2AP</w:t>
        </w:r>
        <w:r>
          <w:t xml:space="preserve"> </w:t>
        </w:r>
        <w:r>
          <w:rPr>
            <w:rFonts w:asciiTheme="minorEastAsia" w:eastAsiaTheme="minorEastAsia" w:hAnsiTheme="minorEastAsia" w:hint="eastAsia"/>
            <w:lang w:eastAsia="zh-CN"/>
          </w:rPr>
          <w:t>RIC控制</w:t>
        </w:r>
        <w:r>
          <w:rPr>
            <w:rFonts w:ascii="宋体" w:eastAsia="宋体" w:hAnsi="宋体" w:cs="宋体" w:hint="eastAsia"/>
            <w:lang w:eastAsia="zh-CN"/>
          </w:rPr>
          <w:t>过程：</w:t>
        </w:r>
      </w:ins>
    </w:p>
    <w:p w14:paraId="67D812B2" w14:textId="14C924FC" w:rsidR="00C65ED4" w:rsidRPr="00FF3039" w:rsidRDefault="00C65ED4" w:rsidP="00FF3039">
      <w:pPr>
        <w:pStyle w:val="B1"/>
        <w:numPr>
          <w:ilvl w:val="0"/>
          <w:numId w:val="27"/>
        </w:numPr>
        <w:rPr>
          <w:rFonts w:hint="eastAsia"/>
          <w:rPrChange w:id="373" w:author="作者">
            <w:rPr/>
          </w:rPrChange>
        </w:rPr>
        <w:pPrChange w:id="374" w:author="作者">
          <w:pPr>
            <w:pStyle w:val="B1"/>
          </w:pPr>
        </w:pPrChange>
      </w:pPr>
      <w:ins w:id="375" w:author="作者">
        <w:r>
          <w:rPr>
            <w:rFonts w:asciiTheme="minorEastAsia" w:eastAsiaTheme="minorEastAsia" w:hAnsiTheme="minorEastAsia" w:hint="eastAsia"/>
            <w:lang w:eastAsia="zh-CN"/>
          </w:rPr>
          <w:t>用来发起一个RIC</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CONTROL</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服务</w:t>
        </w:r>
      </w:ins>
    </w:p>
    <w:p w14:paraId="32C607E9" w14:textId="77777777" w:rsidR="001E55F3" w:rsidRPr="00AA6C40" w:rsidRDefault="001E55F3" w:rsidP="001E55F3">
      <w:pPr>
        <w:pStyle w:val="TF"/>
      </w:pPr>
      <w:r w:rsidRPr="00AA6C40">
        <w:t>Table 5.3.2-1: Relationship between RIC Services and E2AP Procedures</w:t>
      </w:r>
    </w:p>
    <w:tbl>
      <w:tblPr>
        <w:tblStyle w:val="af0"/>
        <w:tblW w:w="0" w:type="auto"/>
        <w:tblLook w:val="04A0" w:firstRow="1" w:lastRow="0" w:firstColumn="1" w:lastColumn="0" w:noHBand="0" w:noVBand="1"/>
      </w:tblPr>
      <w:tblGrid>
        <w:gridCol w:w="1696"/>
        <w:gridCol w:w="2694"/>
        <w:gridCol w:w="2833"/>
        <w:gridCol w:w="2408"/>
      </w:tblGrid>
      <w:tr w:rsidR="001E55F3" w:rsidRPr="00AA6C40" w14:paraId="16BEAFF2" w14:textId="77777777" w:rsidTr="00782491">
        <w:tc>
          <w:tcPr>
            <w:tcW w:w="1696" w:type="dxa"/>
          </w:tcPr>
          <w:p w14:paraId="722A4AFC" w14:textId="77777777" w:rsidR="001E55F3" w:rsidRPr="00AA6C40" w:rsidRDefault="001E55F3" w:rsidP="001E7F5E"/>
        </w:tc>
        <w:tc>
          <w:tcPr>
            <w:tcW w:w="7935" w:type="dxa"/>
            <w:gridSpan w:val="3"/>
          </w:tcPr>
          <w:p w14:paraId="5B8BA17A" w14:textId="77777777" w:rsidR="001E55F3" w:rsidRPr="00AA6C40" w:rsidRDefault="001E55F3" w:rsidP="00990FF0">
            <w:pPr>
              <w:jc w:val="center"/>
              <w:rPr>
                <w:b/>
              </w:rPr>
            </w:pPr>
            <w:r w:rsidRPr="00AA6C40">
              <w:rPr>
                <w:b/>
              </w:rPr>
              <w:t>E2AP Procedure</w:t>
            </w:r>
          </w:p>
        </w:tc>
      </w:tr>
      <w:tr w:rsidR="001E55F3" w:rsidRPr="00AA6C40" w14:paraId="590FF501" w14:textId="77777777" w:rsidTr="00782491">
        <w:tc>
          <w:tcPr>
            <w:tcW w:w="1696" w:type="dxa"/>
          </w:tcPr>
          <w:p w14:paraId="2C709C99" w14:textId="77777777" w:rsidR="001E55F3" w:rsidRPr="00AA6C40" w:rsidRDefault="001E55F3" w:rsidP="001E7F5E">
            <w:pPr>
              <w:rPr>
                <w:b/>
              </w:rPr>
            </w:pPr>
            <w:r w:rsidRPr="00AA6C40">
              <w:rPr>
                <w:b/>
              </w:rPr>
              <w:t>RIC Service</w:t>
            </w:r>
          </w:p>
        </w:tc>
        <w:tc>
          <w:tcPr>
            <w:tcW w:w="2694" w:type="dxa"/>
          </w:tcPr>
          <w:p w14:paraId="77347092" w14:textId="50F0495F" w:rsidR="001E55F3" w:rsidRPr="00AA6C40" w:rsidRDefault="001E55F3" w:rsidP="001E7F5E">
            <w:pPr>
              <w:rPr>
                <w:b/>
              </w:rPr>
            </w:pPr>
            <w:r w:rsidRPr="00AA6C40">
              <w:rPr>
                <w:b/>
              </w:rPr>
              <w:t xml:space="preserve">E2AP </w:t>
            </w:r>
            <w:r w:rsidR="009D6C1E" w:rsidRPr="00AA6C40">
              <w:rPr>
                <w:b/>
              </w:rPr>
              <w:t xml:space="preserve">RIC </w:t>
            </w:r>
            <w:r w:rsidRPr="00AA6C40">
              <w:rPr>
                <w:b/>
              </w:rPr>
              <w:t>SUBSCRIPTION</w:t>
            </w:r>
          </w:p>
        </w:tc>
        <w:tc>
          <w:tcPr>
            <w:tcW w:w="2833" w:type="dxa"/>
          </w:tcPr>
          <w:p w14:paraId="31CF8CD2" w14:textId="14FDE781" w:rsidR="001E55F3" w:rsidRPr="00AA6C40" w:rsidRDefault="001E55F3" w:rsidP="001E7F5E">
            <w:pPr>
              <w:rPr>
                <w:b/>
              </w:rPr>
            </w:pPr>
            <w:r w:rsidRPr="00AA6C40">
              <w:rPr>
                <w:b/>
              </w:rPr>
              <w:t xml:space="preserve">E2AP </w:t>
            </w:r>
            <w:r w:rsidR="009D6C1E" w:rsidRPr="00AA6C40">
              <w:rPr>
                <w:b/>
              </w:rPr>
              <w:t xml:space="preserve">RIC </w:t>
            </w:r>
            <w:r w:rsidRPr="00AA6C40">
              <w:rPr>
                <w:b/>
              </w:rPr>
              <w:t>INDICATION</w:t>
            </w:r>
          </w:p>
        </w:tc>
        <w:tc>
          <w:tcPr>
            <w:tcW w:w="2408" w:type="dxa"/>
          </w:tcPr>
          <w:p w14:paraId="025A30D4" w14:textId="3D3CAE96" w:rsidR="001E55F3" w:rsidRPr="00AA6C40" w:rsidRDefault="001E55F3" w:rsidP="001E7F5E">
            <w:pPr>
              <w:rPr>
                <w:b/>
              </w:rPr>
            </w:pPr>
            <w:r w:rsidRPr="00AA6C40">
              <w:rPr>
                <w:b/>
              </w:rPr>
              <w:t xml:space="preserve">E2AP </w:t>
            </w:r>
            <w:r w:rsidR="009D6C1E" w:rsidRPr="00AA6C40">
              <w:rPr>
                <w:b/>
              </w:rPr>
              <w:t xml:space="preserve">RIC </w:t>
            </w:r>
            <w:r w:rsidRPr="00AA6C40">
              <w:rPr>
                <w:b/>
              </w:rPr>
              <w:t>CONTROL</w:t>
            </w:r>
          </w:p>
        </w:tc>
      </w:tr>
      <w:tr w:rsidR="001E55F3" w:rsidRPr="00AA6C40" w14:paraId="32B08D47" w14:textId="77777777" w:rsidTr="00782491">
        <w:tc>
          <w:tcPr>
            <w:tcW w:w="1696" w:type="dxa"/>
          </w:tcPr>
          <w:p w14:paraId="543705D9" w14:textId="77777777" w:rsidR="001E55F3" w:rsidRPr="00AA6C40" w:rsidRDefault="001E55F3" w:rsidP="001E7F5E">
            <w:pPr>
              <w:rPr>
                <w:b/>
              </w:rPr>
            </w:pPr>
            <w:r w:rsidRPr="00AA6C40">
              <w:rPr>
                <w:b/>
              </w:rPr>
              <w:t>REPORT</w:t>
            </w:r>
          </w:p>
        </w:tc>
        <w:tc>
          <w:tcPr>
            <w:tcW w:w="2694" w:type="dxa"/>
          </w:tcPr>
          <w:p w14:paraId="5DE8488C" w14:textId="77777777" w:rsidR="001E55F3" w:rsidRPr="00AA6C40" w:rsidRDefault="001E55F3" w:rsidP="001E7F5E">
            <w:r w:rsidRPr="00AA6C40">
              <w:t>Installs RIC Service</w:t>
            </w:r>
          </w:p>
        </w:tc>
        <w:tc>
          <w:tcPr>
            <w:tcW w:w="2833" w:type="dxa"/>
          </w:tcPr>
          <w:p w14:paraId="33340039" w14:textId="77777777" w:rsidR="001E55F3" w:rsidRPr="00AA6C40" w:rsidRDefault="001E55F3" w:rsidP="001E7F5E">
            <w:r w:rsidRPr="00AA6C40">
              <w:t>Carries outcome of RIC Service</w:t>
            </w:r>
          </w:p>
        </w:tc>
        <w:tc>
          <w:tcPr>
            <w:tcW w:w="2408" w:type="dxa"/>
          </w:tcPr>
          <w:p w14:paraId="6CF94A9E" w14:textId="77777777" w:rsidR="001E55F3" w:rsidRPr="00AA6C40" w:rsidRDefault="001E55F3" w:rsidP="001E7F5E">
            <w:r w:rsidRPr="00AA6C40">
              <w:t>-</w:t>
            </w:r>
          </w:p>
        </w:tc>
      </w:tr>
      <w:tr w:rsidR="001E55F3" w:rsidRPr="00AA6C40" w14:paraId="648FE479" w14:textId="77777777" w:rsidTr="00782491">
        <w:tc>
          <w:tcPr>
            <w:tcW w:w="1696" w:type="dxa"/>
          </w:tcPr>
          <w:p w14:paraId="3A28BCA0" w14:textId="77777777" w:rsidR="001E55F3" w:rsidRPr="00AA6C40" w:rsidRDefault="001E55F3" w:rsidP="001E7F5E">
            <w:pPr>
              <w:rPr>
                <w:b/>
              </w:rPr>
            </w:pPr>
            <w:r w:rsidRPr="00AA6C40">
              <w:rPr>
                <w:b/>
              </w:rPr>
              <w:t>INSERT</w:t>
            </w:r>
          </w:p>
        </w:tc>
        <w:tc>
          <w:tcPr>
            <w:tcW w:w="2694" w:type="dxa"/>
          </w:tcPr>
          <w:p w14:paraId="47D92C2D" w14:textId="77777777" w:rsidR="001E55F3" w:rsidRPr="00AA6C40" w:rsidRDefault="001E55F3" w:rsidP="001E7F5E">
            <w:r w:rsidRPr="00AA6C40">
              <w:t>Installs RIC Service</w:t>
            </w:r>
          </w:p>
        </w:tc>
        <w:tc>
          <w:tcPr>
            <w:tcW w:w="2833" w:type="dxa"/>
          </w:tcPr>
          <w:p w14:paraId="7180A352" w14:textId="77777777" w:rsidR="001E55F3" w:rsidRPr="00AA6C40" w:rsidRDefault="001E55F3" w:rsidP="001E7F5E">
            <w:r w:rsidRPr="00AA6C40">
              <w:t>Carries outcome of RIC Service</w:t>
            </w:r>
          </w:p>
        </w:tc>
        <w:tc>
          <w:tcPr>
            <w:tcW w:w="2408" w:type="dxa"/>
          </w:tcPr>
          <w:p w14:paraId="6F066CFC" w14:textId="77777777" w:rsidR="001E55F3" w:rsidRPr="00AA6C40" w:rsidRDefault="001E55F3" w:rsidP="001E7F5E">
            <w:r w:rsidRPr="00AA6C40">
              <w:t>-</w:t>
            </w:r>
          </w:p>
        </w:tc>
      </w:tr>
      <w:tr w:rsidR="001E55F3" w:rsidRPr="00AA6C40" w14:paraId="3CC342F6" w14:textId="77777777" w:rsidTr="00782491">
        <w:tc>
          <w:tcPr>
            <w:tcW w:w="1696" w:type="dxa"/>
          </w:tcPr>
          <w:p w14:paraId="7F3CE991" w14:textId="77777777" w:rsidR="001E55F3" w:rsidRPr="00AA6C40" w:rsidRDefault="001E55F3" w:rsidP="001E7F5E">
            <w:pPr>
              <w:rPr>
                <w:b/>
              </w:rPr>
            </w:pPr>
            <w:r w:rsidRPr="00AA6C40">
              <w:rPr>
                <w:b/>
              </w:rPr>
              <w:t>CONTROL</w:t>
            </w:r>
          </w:p>
        </w:tc>
        <w:tc>
          <w:tcPr>
            <w:tcW w:w="2694" w:type="dxa"/>
          </w:tcPr>
          <w:p w14:paraId="5ED96A4B" w14:textId="77777777" w:rsidR="001E55F3" w:rsidRPr="00AA6C40" w:rsidRDefault="001E55F3" w:rsidP="001E7F5E">
            <w:r w:rsidRPr="00AA6C40">
              <w:t>-</w:t>
            </w:r>
          </w:p>
        </w:tc>
        <w:tc>
          <w:tcPr>
            <w:tcW w:w="2833" w:type="dxa"/>
          </w:tcPr>
          <w:p w14:paraId="55CF9A95" w14:textId="77777777" w:rsidR="001E55F3" w:rsidRPr="00AA6C40" w:rsidRDefault="001E55F3" w:rsidP="001E7F5E">
            <w:r w:rsidRPr="00AA6C40">
              <w:t>-</w:t>
            </w:r>
          </w:p>
        </w:tc>
        <w:tc>
          <w:tcPr>
            <w:tcW w:w="2408" w:type="dxa"/>
          </w:tcPr>
          <w:p w14:paraId="186A3015" w14:textId="6F1124CA" w:rsidR="001E55F3" w:rsidRPr="00AA6C40" w:rsidRDefault="001E55F3" w:rsidP="001E7F5E">
            <w:r w:rsidRPr="00AA6C40">
              <w:t xml:space="preserve">Initiates </w:t>
            </w:r>
            <w:r w:rsidR="00E508CF" w:rsidRPr="00AA6C40">
              <w:t xml:space="preserve">or modifies </w:t>
            </w:r>
            <w:r w:rsidRPr="00AA6C40">
              <w:t>RIC Service</w:t>
            </w:r>
          </w:p>
        </w:tc>
      </w:tr>
      <w:tr w:rsidR="001E55F3" w:rsidRPr="00AA6C40" w14:paraId="6274C86A" w14:textId="77777777" w:rsidTr="00782491">
        <w:tc>
          <w:tcPr>
            <w:tcW w:w="1696" w:type="dxa"/>
          </w:tcPr>
          <w:p w14:paraId="29ECAD16" w14:textId="77777777" w:rsidR="001E55F3" w:rsidRPr="00AA6C40" w:rsidRDefault="001E55F3" w:rsidP="001E7F5E">
            <w:pPr>
              <w:rPr>
                <w:b/>
              </w:rPr>
            </w:pPr>
            <w:r w:rsidRPr="00AA6C40">
              <w:rPr>
                <w:b/>
              </w:rPr>
              <w:t>POLICY</w:t>
            </w:r>
          </w:p>
        </w:tc>
        <w:tc>
          <w:tcPr>
            <w:tcW w:w="2694" w:type="dxa"/>
          </w:tcPr>
          <w:p w14:paraId="77B8F709" w14:textId="77777777" w:rsidR="001E55F3" w:rsidRPr="00AA6C40" w:rsidRDefault="001E55F3" w:rsidP="001E7F5E">
            <w:r w:rsidRPr="00AA6C40">
              <w:t>Installs RIC Service</w:t>
            </w:r>
          </w:p>
        </w:tc>
        <w:tc>
          <w:tcPr>
            <w:tcW w:w="2833" w:type="dxa"/>
          </w:tcPr>
          <w:p w14:paraId="0DEA1081" w14:textId="77777777" w:rsidR="001E55F3" w:rsidRPr="00AA6C40" w:rsidRDefault="001E55F3" w:rsidP="001E7F5E">
            <w:r w:rsidRPr="00AA6C40">
              <w:t>-</w:t>
            </w:r>
          </w:p>
        </w:tc>
        <w:tc>
          <w:tcPr>
            <w:tcW w:w="2408" w:type="dxa"/>
          </w:tcPr>
          <w:p w14:paraId="6787DEA2" w14:textId="77777777" w:rsidR="001E55F3" w:rsidRPr="00AA6C40" w:rsidRDefault="001E55F3" w:rsidP="001E7F5E">
            <w:r w:rsidRPr="00AA6C40">
              <w:t>-</w:t>
            </w:r>
          </w:p>
        </w:tc>
      </w:tr>
    </w:tbl>
    <w:p w14:paraId="76C76DF8" w14:textId="77777777" w:rsidR="0040075C" w:rsidRPr="00AA6C40" w:rsidRDefault="0040075C" w:rsidP="00DD1DD9">
      <w:pPr>
        <w:pStyle w:val="B1"/>
      </w:pPr>
    </w:p>
    <w:p w14:paraId="1F81F067" w14:textId="77777777" w:rsidR="000632FF" w:rsidRPr="00AA6C40" w:rsidRDefault="000632FF" w:rsidP="000632FF">
      <w:pPr>
        <w:pStyle w:val="3"/>
        <w:numPr>
          <w:ilvl w:val="0"/>
          <w:numId w:val="0"/>
        </w:numPr>
        <w:ind w:left="720" w:hanging="720"/>
        <w:rPr>
          <w:lang w:val="en-US"/>
        </w:rPr>
      </w:pPr>
      <w:bookmarkStart w:id="376" w:name="_Toc45723256"/>
      <w:r w:rsidRPr="00AA6C40">
        <w:rPr>
          <w:lang w:val="en-US"/>
        </w:rPr>
        <w:t>5.3.3</w:t>
      </w:r>
      <w:r w:rsidRPr="00AA6C40">
        <w:rPr>
          <w:lang w:val="en-US"/>
        </w:rPr>
        <w:tab/>
        <w:t>Combining RIC services within a common Subscription</w:t>
      </w:r>
      <w:bookmarkEnd w:id="376"/>
    </w:p>
    <w:p w14:paraId="56F05763" w14:textId="5A4F16C1" w:rsidR="000632FF" w:rsidRDefault="000632FF" w:rsidP="000632FF">
      <w:pPr>
        <w:rPr>
          <w:ins w:id="377" w:author="作者"/>
        </w:rPr>
      </w:pPr>
      <w:r w:rsidRPr="00AA6C40">
        <w:t xml:space="preserve">RIC services defined in 5.3.2 may be combined within a common </w:t>
      </w:r>
      <w:r w:rsidR="00593873" w:rsidRPr="00AA6C40">
        <w:t xml:space="preserve">Subscription </w:t>
      </w:r>
      <w:r w:rsidRPr="00AA6C40">
        <w:t>with each RIC Service implemented a part of a sequence of Actions.</w:t>
      </w:r>
    </w:p>
    <w:p w14:paraId="2728C3A8" w14:textId="616C217D" w:rsidR="00443710" w:rsidRPr="00AA6C40" w:rsidRDefault="001E3DD8" w:rsidP="000632FF">
      <w:ins w:id="378" w:author="作者">
        <w:r>
          <w:rPr>
            <w:rFonts w:asciiTheme="minorEastAsia" w:eastAsiaTheme="minorEastAsia" w:hAnsiTheme="minorEastAsia" w:hint="eastAsia"/>
            <w:lang w:eastAsia="zh-CN"/>
          </w:rPr>
          <w:t>定义在5.3.2中</w:t>
        </w:r>
        <w:r w:rsidR="00443710">
          <w:rPr>
            <w:rFonts w:asciiTheme="minorEastAsia" w:eastAsiaTheme="minorEastAsia" w:hAnsiTheme="minorEastAsia" w:hint="eastAsia"/>
            <w:lang w:eastAsia="zh-CN"/>
          </w:rPr>
          <w:t>RIC服务</w:t>
        </w:r>
        <w:r>
          <w:rPr>
            <w:rFonts w:asciiTheme="minorEastAsia" w:eastAsiaTheme="minorEastAsia" w:hAnsiTheme="minorEastAsia" w:hint="eastAsia"/>
            <w:lang w:eastAsia="zh-CN"/>
          </w:rPr>
          <w:t>也许</w:t>
        </w:r>
        <w:r w:rsidR="00DD702E">
          <w:rPr>
            <w:rFonts w:asciiTheme="minorEastAsia" w:eastAsiaTheme="minorEastAsia" w:hAnsiTheme="minorEastAsia" w:hint="eastAsia"/>
            <w:lang w:eastAsia="zh-CN"/>
          </w:rPr>
          <w:t>结合在一个通用的订阅，</w:t>
        </w:r>
        <w:commentRangeStart w:id="379"/>
        <w:r w:rsidR="00DD702E">
          <w:rPr>
            <w:rFonts w:asciiTheme="minorEastAsia" w:eastAsiaTheme="minorEastAsia" w:hAnsiTheme="minorEastAsia" w:hint="eastAsia"/>
            <w:lang w:eastAsia="zh-CN"/>
          </w:rPr>
          <w:t>这个订阅</w:t>
        </w:r>
        <w:r w:rsidR="005B3822">
          <w:rPr>
            <w:rFonts w:asciiTheme="minorEastAsia" w:eastAsiaTheme="minorEastAsia" w:hAnsiTheme="minorEastAsia" w:hint="eastAsia"/>
            <w:lang w:eastAsia="zh-CN"/>
          </w:rPr>
          <w:t>是实现动作序列的一部分的RIC</w:t>
        </w:r>
        <w:r w:rsidR="002C5BEB">
          <w:rPr>
            <w:rFonts w:asciiTheme="minorEastAsia" w:eastAsiaTheme="minorEastAsia" w:hAnsiTheme="minorEastAsia" w:hint="eastAsia"/>
            <w:lang w:eastAsia="zh-CN"/>
          </w:rPr>
          <w:t>服务。</w:t>
        </w:r>
        <w:commentRangeEnd w:id="379"/>
        <w:r w:rsidR="002C5BEB">
          <w:rPr>
            <w:rStyle w:val="a9"/>
          </w:rPr>
          <w:commentReference w:id="379"/>
        </w:r>
      </w:ins>
    </w:p>
    <w:p w14:paraId="5D55651A" w14:textId="3E6169FE" w:rsidR="000632FF" w:rsidRDefault="000632FF" w:rsidP="000632FF">
      <w:pPr>
        <w:rPr>
          <w:ins w:id="380" w:author="作者"/>
        </w:rPr>
      </w:pPr>
      <w:r w:rsidRPr="00AA6C40">
        <w:t xml:space="preserve">Where appropriate in these cases, successive </w:t>
      </w:r>
      <w:r w:rsidRPr="00AA6C40">
        <w:rPr>
          <w:b/>
        </w:rPr>
        <w:t>REPORT</w:t>
      </w:r>
      <w:r w:rsidRPr="00AA6C40">
        <w:t xml:space="preserve"> or </w:t>
      </w:r>
      <w:r w:rsidRPr="00AA6C40">
        <w:rPr>
          <w:b/>
        </w:rPr>
        <w:t>INSERT</w:t>
      </w:r>
      <w:r w:rsidRPr="00AA6C40">
        <w:t xml:space="preserve"> messages sent to Near-RT RIC would indicate a common Subscription Request identifier, a common sequence number and a unique Action identifier.</w:t>
      </w:r>
    </w:p>
    <w:p w14:paraId="3A2BFB42" w14:textId="4F1294FA" w:rsidR="00AD6F86" w:rsidRPr="00AA6C40" w:rsidRDefault="00336CC0" w:rsidP="000632FF">
      <w:pPr>
        <w:rPr>
          <w:rFonts w:hint="eastAsia"/>
          <w:lang w:eastAsia="zh-CN"/>
        </w:rPr>
      </w:pPr>
      <w:ins w:id="381" w:author="作者">
        <w:r>
          <w:rPr>
            <w:rFonts w:asciiTheme="minorEastAsia" w:eastAsiaTheme="minorEastAsia" w:hAnsiTheme="minorEastAsia" w:hint="eastAsia"/>
            <w:lang w:eastAsia="zh-CN"/>
          </w:rPr>
          <w:t>在</w:t>
        </w:r>
        <w:r>
          <w:rPr>
            <w:rFonts w:ascii="宋体" w:eastAsia="宋体" w:hAnsi="宋体" w:cs="宋体" w:hint="eastAsia"/>
            <w:lang w:eastAsia="zh-CN"/>
          </w:rPr>
          <w:t>这些情况下，在适当的情况下，发送给Near-RT</w:t>
        </w:r>
        <w:r>
          <w:rPr>
            <w:rFonts w:ascii="宋体" w:eastAsia="宋体" w:hAnsi="宋体" w:cs="宋体"/>
            <w:lang w:eastAsia="zh-CN"/>
          </w:rPr>
          <w:t xml:space="preserve"> </w:t>
        </w:r>
        <w:r>
          <w:rPr>
            <w:rFonts w:ascii="宋体" w:eastAsia="宋体" w:hAnsi="宋体" w:cs="宋体" w:hint="eastAsia"/>
            <w:lang w:eastAsia="zh-CN"/>
          </w:rPr>
          <w:t>RIC</w:t>
        </w:r>
        <w:r w:rsidR="00247184">
          <w:rPr>
            <w:rFonts w:ascii="宋体" w:eastAsia="宋体" w:hAnsi="宋体" w:cs="宋体" w:hint="eastAsia"/>
            <w:lang w:eastAsia="zh-CN"/>
          </w:rPr>
          <w:t>的连续REPORT或者INSERT消息将会指示一个通用的订阅请求标识，这个标识是一个通用的序列</w:t>
        </w:r>
        <w:r w:rsidR="00B730CA">
          <w:rPr>
            <w:rFonts w:ascii="宋体" w:eastAsia="宋体" w:hAnsi="宋体" w:cs="宋体" w:hint="eastAsia"/>
            <w:lang w:eastAsia="zh-CN"/>
          </w:rPr>
          <w:t>号码</w:t>
        </w:r>
        <w:r w:rsidR="00247184">
          <w:rPr>
            <w:rFonts w:ascii="宋体" w:eastAsia="宋体" w:hAnsi="宋体" w:cs="宋体" w:hint="eastAsia"/>
            <w:lang w:eastAsia="zh-CN"/>
          </w:rPr>
          <w:t>和一个</w:t>
        </w:r>
        <w:r w:rsidR="00B730CA">
          <w:rPr>
            <w:rFonts w:ascii="宋体" w:eastAsia="宋体" w:hAnsi="宋体" w:cs="宋体" w:hint="eastAsia"/>
            <w:lang w:eastAsia="zh-CN"/>
          </w:rPr>
          <w:t>唯一的动作标识。</w:t>
        </w:r>
      </w:ins>
    </w:p>
    <w:p w14:paraId="3014851E" w14:textId="77777777" w:rsidR="000632FF" w:rsidRPr="00AA6C40" w:rsidRDefault="000632FF" w:rsidP="000632FF">
      <w:r w:rsidRPr="00AA6C40">
        <w:t>Examples include:</w:t>
      </w:r>
    </w:p>
    <w:p w14:paraId="1E438E3E" w14:textId="2B771B7A" w:rsidR="000632FF" w:rsidRDefault="000632FF" w:rsidP="000632FF">
      <w:pPr>
        <w:pStyle w:val="B1"/>
        <w:rPr>
          <w:ins w:id="382" w:author="作者"/>
        </w:rPr>
      </w:pPr>
      <w:r w:rsidRPr="00AA6C40">
        <w:rPr>
          <w:b/>
        </w:rPr>
        <w:t>-</w:t>
      </w:r>
      <w:r w:rsidRPr="00AA6C40">
        <w:rPr>
          <w:b/>
        </w:rPr>
        <w:tab/>
        <w:t xml:space="preserve">POLICY </w:t>
      </w:r>
      <w:r w:rsidRPr="00AA6C40">
        <w:t>then</w:t>
      </w:r>
      <w:r w:rsidRPr="00AA6C40">
        <w:rPr>
          <w:b/>
        </w:rPr>
        <w:t xml:space="preserve"> REPORT</w:t>
      </w:r>
      <w:r w:rsidRPr="00AA6C40">
        <w:t>.  In this case, at each occurrence of the defined Event Trigger, the E2 Node would be instructed to first execute a defined POLICY and then send a defined REPORT message</w:t>
      </w:r>
    </w:p>
    <w:p w14:paraId="1365D118" w14:textId="5B660B45" w:rsidR="00B730CA" w:rsidRPr="00AA6C40" w:rsidRDefault="00B730CA" w:rsidP="000632FF">
      <w:pPr>
        <w:pStyle w:val="B1"/>
      </w:pPr>
      <w:ins w:id="383" w:author="作者">
        <w:r>
          <w:rPr>
            <w:rFonts w:asciiTheme="minorEastAsia" w:eastAsiaTheme="minorEastAsia" w:hAnsiTheme="minorEastAsia" w:hint="eastAsia"/>
            <w:lang w:eastAsia="zh-CN"/>
          </w:rPr>
          <w:lastRenderedPageBreak/>
          <w:t>POLICY然后REPORT，</w:t>
        </w:r>
        <w:r w:rsidR="004F67E2">
          <w:rPr>
            <w:rFonts w:asciiTheme="minorEastAsia" w:eastAsiaTheme="minorEastAsia" w:hAnsiTheme="minorEastAsia" w:hint="eastAsia"/>
            <w:lang w:eastAsia="zh-CN"/>
          </w:rPr>
          <w:t>在</w:t>
        </w:r>
        <w:r w:rsidR="004F67E2">
          <w:rPr>
            <w:rFonts w:ascii="宋体" w:eastAsia="宋体" w:hAnsi="宋体" w:cs="宋体" w:hint="eastAsia"/>
            <w:lang w:eastAsia="zh-CN"/>
          </w:rPr>
          <w:t>这种场景下，在定义每个好的事件触发器发生时，E2节点应该</w:t>
        </w:r>
        <w:r w:rsidR="00384858">
          <w:rPr>
            <w:rFonts w:ascii="宋体" w:eastAsia="宋体" w:hAnsi="宋体" w:cs="宋体" w:hint="eastAsia"/>
            <w:lang w:eastAsia="zh-CN"/>
          </w:rPr>
          <w:t>被命令先执行一个定义好的POLICY</w:t>
        </w:r>
      </w:ins>
    </w:p>
    <w:p w14:paraId="20B498CC" w14:textId="3DC346CC" w:rsidR="000632FF" w:rsidRDefault="000632FF" w:rsidP="000632FF">
      <w:pPr>
        <w:pStyle w:val="B1"/>
        <w:rPr>
          <w:ins w:id="384" w:author="作者"/>
        </w:rPr>
      </w:pPr>
      <w:r w:rsidRPr="00AA6C40">
        <w:rPr>
          <w:b/>
        </w:rPr>
        <w:t>-</w:t>
      </w:r>
      <w:r w:rsidRPr="00AA6C40">
        <w:rPr>
          <w:b/>
        </w:rPr>
        <w:tab/>
        <w:t xml:space="preserve">REPORT </w:t>
      </w:r>
      <w:r w:rsidRPr="00AA6C40">
        <w:t>then</w:t>
      </w:r>
      <w:r w:rsidRPr="00AA6C40">
        <w:rPr>
          <w:b/>
        </w:rPr>
        <w:t xml:space="preserve"> REPORT</w:t>
      </w:r>
      <w:r w:rsidRPr="00AA6C40">
        <w:t>.  In this case, at each occurrence of the defined Event Trigger, the E2 Node would be instructed to first send a defined REPORT message to be followed by a second defined REPORT message containing normally different information.</w:t>
      </w:r>
    </w:p>
    <w:p w14:paraId="077FD322" w14:textId="0516729B" w:rsidR="00D158B3" w:rsidRPr="00FF3039" w:rsidRDefault="00553860" w:rsidP="000632FF">
      <w:pPr>
        <w:pStyle w:val="B1"/>
        <w:rPr>
          <w:rFonts w:hint="eastAsia"/>
          <w:rPrChange w:id="385" w:author="作者">
            <w:rPr/>
          </w:rPrChange>
        </w:rPr>
      </w:pPr>
      <w:ins w:id="386" w:author="作者">
        <w:r>
          <w:rPr>
            <w:rFonts w:asciiTheme="minorEastAsia" w:eastAsiaTheme="minorEastAsia" w:hAnsiTheme="minorEastAsia"/>
            <w:lang w:eastAsia="zh-CN"/>
          </w:rPr>
          <w:t>REPORT</w:t>
        </w:r>
        <w:r w:rsidR="00942E30">
          <w:rPr>
            <w:rFonts w:asciiTheme="minorEastAsia" w:eastAsiaTheme="minorEastAsia" w:hAnsiTheme="minorEastAsia" w:hint="eastAsia"/>
            <w:lang w:eastAsia="zh-CN"/>
          </w:rPr>
          <w:t>然后</w:t>
        </w:r>
        <w:r w:rsidR="00CF51BD">
          <w:rPr>
            <w:rFonts w:asciiTheme="minorEastAsia" w:eastAsiaTheme="minorEastAsia" w:hAnsiTheme="minorEastAsia" w:hint="eastAsia"/>
            <w:lang w:eastAsia="zh-CN"/>
          </w:rPr>
          <w:t>REPORT。在这种场景下，在每个定义事件触发器发生时，</w:t>
        </w:r>
        <w:r w:rsidR="004069F3">
          <w:rPr>
            <w:rFonts w:asciiTheme="minorEastAsia" w:eastAsiaTheme="minorEastAsia" w:hAnsiTheme="minorEastAsia" w:hint="eastAsia"/>
            <w:lang w:eastAsia="zh-CN"/>
          </w:rPr>
          <w:t>E2节点</w:t>
        </w:r>
        <w:r w:rsidR="00B752B0">
          <w:rPr>
            <w:rFonts w:asciiTheme="minorEastAsia" w:eastAsiaTheme="minorEastAsia" w:hAnsiTheme="minorEastAsia" w:hint="eastAsia"/>
            <w:lang w:eastAsia="zh-CN"/>
          </w:rPr>
          <w:t>将会</w:t>
        </w:r>
        <w:r w:rsidR="00F14E45">
          <w:rPr>
            <w:rFonts w:asciiTheme="minorEastAsia" w:eastAsiaTheme="minorEastAsia" w:hAnsiTheme="minorEastAsia" w:hint="eastAsia"/>
            <w:lang w:eastAsia="zh-CN"/>
          </w:rPr>
          <w:t>被命令首先发送一个定义好的REPORT消息</w:t>
        </w:r>
        <w:r w:rsidR="00D636DE">
          <w:rPr>
            <w:rFonts w:asciiTheme="minorEastAsia" w:eastAsiaTheme="minorEastAsia" w:hAnsiTheme="minorEastAsia" w:hint="eastAsia"/>
            <w:lang w:eastAsia="zh-CN"/>
          </w:rPr>
          <w:t>，然后</w:t>
        </w:r>
        <w:r w:rsidR="005C779B">
          <w:rPr>
            <w:rFonts w:asciiTheme="minorEastAsia" w:eastAsiaTheme="minorEastAsia" w:hAnsiTheme="minorEastAsia" w:hint="eastAsia"/>
            <w:lang w:eastAsia="zh-CN"/>
          </w:rPr>
          <w:t>会跟随第一个定义好的REPORT消息</w:t>
        </w:r>
        <w:r w:rsidR="00830254">
          <w:rPr>
            <w:rFonts w:asciiTheme="minorEastAsia" w:eastAsiaTheme="minorEastAsia" w:hAnsiTheme="minorEastAsia" w:hint="eastAsia"/>
            <w:lang w:eastAsia="zh-CN"/>
          </w:rPr>
          <w:t>，这个消息正常应该带有不同的信息。</w:t>
        </w:r>
      </w:ins>
    </w:p>
    <w:p w14:paraId="4B568D65" w14:textId="77777777" w:rsidR="000632FF" w:rsidRPr="00AA6C40" w:rsidRDefault="000632FF" w:rsidP="000632FF">
      <w:pPr>
        <w:pStyle w:val="3"/>
        <w:numPr>
          <w:ilvl w:val="0"/>
          <w:numId w:val="0"/>
        </w:numPr>
        <w:ind w:left="720" w:hanging="720"/>
        <w:rPr>
          <w:lang w:val="en-US"/>
        </w:rPr>
      </w:pPr>
      <w:bookmarkStart w:id="387" w:name="_Toc45723257"/>
      <w:r w:rsidRPr="00AA6C40">
        <w:rPr>
          <w:lang w:val="en-US"/>
        </w:rPr>
        <w:t>5.3.4</w:t>
      </w:r>
      <w:r w:rsidRPr="00AA6C40">
        <w:rPr>
          <w:lang w:val="en-US"/>
        </w:rPr>
        <w:tab/>
        <w:t>Combining RIC services as a sequence of RIC services</w:t>
      </w:r>
      <w:bookmarkEnd w:id="387"/>
    </w:p>
    <w:p w14:paraId="527B39E0" w14:textId="72979161" w:rsidR="000632FF" w:rsidRDefault="000632FF" w:rsidP="000632FF">
      <w:pPr>
        <w:rPr>
          <w:ins w:id="388" w:author="作者"/>
        </w:rPr>
      </w:pPr>
      <w:r w:rsidRPr="00AA6C40">
        <w:t>RIC services defined in 5.3.2 may be combined using a sequence of different RIC services implemented using a procedure executed within the Near-RT RIC.</w:t>
      </w:r>
    </w:p>
    <w:p w14:paraId="3BB12C8D" w14:textId="4BE6E149" w:rsidR="00FB3D89" w:rsidRPr="00AA6C40" w:rsidRDefault="00D25AF2" w:rsidP="000632FF">
      <w:ins w:id="389" w:author="作者">
        <w:r>
          <w:rPr>
            <w:rFonts w:asciiTheme="minorEastAsia" w:eastAsiaTheme="minorEastAsia" w:hAnsiTheme="minorEastAsia" w:hint="eastAsia"/>
            <w:lang w:eastAsia="zh-CN"/>
          </w:rPr>
          <w:t>在Near-RT</w:t>
        </w:r>
        <w:r>
          <w:t xml:space="preserve"> </w:t>
        </w:r>
        <w:r>
          <w:rPr>
            <w:rFonts w:asciiTheme="minorEastAsia" w:eastAsiaTheme="minorEastAsia" w:hAnsiTheme="minorEastAsia" w:hint="eastAsia"/>
            <w:lang w:eastAsia="zh-CN"/>
          </w:rPr>
          <w:t>RIC中，</w:t>
        </w:r>
        <w:r w:rsidR="0087761F">
          <w:rPr>
            <w:rFonts w:asciiTheme="minorEastAsia" w:eastAsiaTheme="minorEastAsia" w:hAnsiTheme="minorEastAsia" w:hint="eastAsia"/>
            <w:lang w:eastAsia="zh-CN"/>
          </w:rPr>
          <w:t>定义在5.3.2的RIC服务中应该被结合一系列不同的RIC服务，</w:t>
        </w:r>
        <w:r w:rsidR="00344CBD">
          <w:rPr>
            <w:rFonts w:asciiTheme="minorEastAsia" w:eastAsiaTheme="minorEastAsia" w:hAnsiTheme="minorEastAsia" w:hint="eastAsia"/>
            <w:lang w:eastAsia="zh-CN"/>
          </w:rPr>
          <w:t>其中</w:t>
        </w:r>
        <w:r w:rsidR="0087761F">
          <w:rPr>
            <w:rFonts w:asciiTheme="minorEastAsia" w:eastAsiaTheme="minorEastAsia" w:hAnsiTheme="minorEastAsia" w:hint="eastAsia"/>
            <w:lang w:eastAsia="zh-CN"/>
          </w:rPr>
          <w:t>这个服务</w:t>
        </w:r>
        <w:r w:rsidR="00344CBD">
          <w:rPr>
            <w:rFonts w:asciiTheme="minorEastAsia" w:eastAsiaTheme="minorEastAsia" w:hAnsiTheme="minorEastAsia" w:hint="eastAsia"/>
            <w:lang w:eastAsia="zh-CN"/>
          </w:rPr>
          <w:t>实现使用一个过程执行。</w:t>
        </w:r>
      </w:ins>
    </w:p>
    <w:p w14:paraId="5C682C93" w14:textId="6A62973F" w:rsidR="000632FF" w:rsidRPr="00AA6C40" w:rsidRDefault="000632FF" w:rsidP="000632FF">
      <w:r w:rsidRPr="00AA6C40">
        <w:t>Examples include:</w:t>
      </w:r>
      <w:ins w:id="390" w:author="作者">
        <w:r w:rsidR="00344CBD">
          <w:rPr>
            <w:rFonts w:asciiTheme="minorEastAsia" w:eastAsiaTheme="minorEastAsia" w:hAnsiTheme="minorEastAsia" w:hint="eastAsia"/>
            <w:lang w:eastAsia="zh-CN"/>
          </w:rPr>
          <w:t>（例子包括）</w:t>
        </w:r>
      </w:ins>
    </w:p>
    <w:p w14:paraId="2382FA51" w14:textId="1DB3346C" w:rsidR="000632FF" w:rsidRDefault="000632FF" w:rsidP="000632FF">
      <w:pPr>
        <w:pStyle w:val="B1"/>
        <w:rPr>
          <w:ins w:id="391" w:author="作者"/>
        </w:rPr>
      </w:pPr>
      <w:r w:rsidRPr="00AA6C40">
        <w:rPr>
          <w:b/>
        </w:rPr>
        <w:t>-</w:t>
      </w:r>
      <w:r w:rsidRPr="00AA6C40">
        <w:rPr>
          <w:b/>
        </w:rPr>
        <w:tab/>
        <w:t xml:space="preserve">REPORT </w:t>
      </w:r>
      <w:r w:rsidRPr="00AA6C40">
        <w:t xml:space="preserve">followed by </w:t>
      </w:r>
      <w:r w:rsidRPr="00AA6C40">
        <w:rPr>
          <w:b/>
        </w:rPr>
        <w:t>POLICY.</w:t>
      </w:r>
      <w:r w:rsidRPr="00AA6C40">
        <w:t xml:space="preserve">  In this case, at each occurrence of the defined Event Trigger, the E2 Node would be instructed to send a defined </w:t>
      </w:r>
      <w:r w:rsidRPr="00AA6C40">
        <w:rPr>
          <w:b/>
        </w:rPr>
        <w:t>REPORT</w:t>
      </w:r>
      <w:r w:rsidRPr="00AA6C40">
        <w:t xml:space="preserve"> message.  The Near-RT RIC would use the information from one or more successive </w:t>
      </w:r>
      <w:r w:rsidRPr="00AA6C40">
        <w:rPr>
          <w:b/>
        </w:rPr>
        <w:t>REPORT</w:t>
      </w:r>
      <w:r w:rsidRPr="00AA6C40">
        <w:t xml:space="preserve"> messages as input to a procedure that may result in a change or establishment of a RIC </w:t>
      </w:r>
      <w:r w:rsidRPr="00AA6C40">
        <w:rPr>
          <w:b/>
        </w:rPr>
        <w:t>POLICY</w:t>
      </w:r>
      <w:r w:rsidRPr="00AA6C40">
        <w:t xml:space="preserve"> service.</w:t>
      </w:r>
    </w:p>
    <w:p w14:paraId="7EEEDDEF" w14:textId="09F2153F" w:rsidR="00344CBD" w:rsidRPr="00594F48" w:rsidRDefault="00FF3039" w:rsidP="000632FF">
      <w:pPr>
        <w:pStyle w:val="B1"/>
        <w:rPr>
          <w:rPrChange w:id="392" w:author="作者">
            <w:rPr/>
          </w:rPrChange>
        </w:rPr>
      </w:pPr>
      <w:ins w:id="393" w:author="作者">
        <w:r w:rsidRPr="00594F48">
          <w:rPr>
            <w:rFonts w:asciiTheme="minorEastAsia" w:eastAsiaTheme="minorEastAsia" w:hAnsiTheme="minorEastAsia" w:hint="eastAsia"/>
            <w:lang w:eastAsia="zh-CN"/>
            <w:rPrChange w:id="394" w:author="作者">
              <w:rPr>
                <w:rFonts w:asciiTheme="minorEastAsia" w:eastAsiaTheme="minorEastAsia" w:hAnsiTheme="minorEastAsia" w:hint="eastAsia"/>
                <w:b/>
                <w:lang w:eastAsia="zh-CN"/>
              </w:rPr>
            </w:rPrChange>
          </w:rPr>
          <w:t>RE</w:t>
        </w:r>
        <w:r w:rsidRPr="00594F48">
          <w:rPr>
            <w:rFonts w:asciiTheme="minorEastAsia" w:eastAsiaTheme="minorEastAsia" w:hAnsiTheme="minorEastAsia"/>
            <w:lang w:eastAsia="zh-CN"/>
            <w:rPrChange w:id="395" w:author="作者">
              <w:rPr>
                <w:rFonts w:asciiTheme="minorEastAsia" w:eastAsiaTheme="minorEastAsia" w:hAnsiTheme="minorEastAsia"/>
                <w:b/>
                <w:lang w:eastAsia="zh-CN"/>
              </w:rPr>
            </w:rPrChange>
          </w:rPr>
          <w:t>PORT</w:t>
        </w:r>
        <w:r w:rsidRPr="00594F48">
          <w:rPr>
            <w:rFonts w:asciiTheme="minorEastAsia" w:eastAsiaTheme="minorEastAsia" w:hAnsiTheme="minorEastAsia" w:hint="eastAsia"/>
            <w:lang w:eastAsia="zh-CN"/>
            <w:rPrChange w:id="396" w:author="作者">
              <w:rPr>
                <w:rFonts w:asciiTheme="minorEastAsia" w:eastAsiaTheme="minorEastAsia" w:hAnsiTheme="minorEastAsia" w:hint="eastAsia"/>
                <w:b/>
                <w:lang w:eastAsia="zh-CN"/>
              </w:rPr>
            </w:rPrChange>
          </w:rPr>
          <w:t>跟着POLICY</w:t>
        </w:r>
        <w:r w:rsidR="00063B57">
          <w:rPr>
            <w:rFonts w:asciiTheme="minorEastAsia" w:eastAsiaTheme="minorEastAsia" w:hAnsiTheme="minorEastAsia" w:hint="eastAsia"/>
            <w:lang w:eastAsia="zh-CN"/>
          </w:rPr>
          <w:t>。在这种场景下，</w:t>
        </w:r>
        <w:r w:rsidR="00042D84">
          <w:rPr>
            <w:rFonts w:asciiTheme="minorEastAsia" w:eastAsiaTheme="minorEastAsia" w:hAnsiTheme="minorEastAsia" w:hint="eastAsia"/>
            <w:lang w:eastAsia="zh-CN"/>
          </w:rPr>
          <w:t>在每隔定义事件触发器发生的情况下，E2节点应该被命令发送一个</w:t>
        </w:r>
        <w:r w:rsidR="00371509">
          <w:rPr>
            <w:rFonts w:asciiTheme="minorEastAsia" w:eastAsiaTheme="minorEastAsia" w:hAnsiTheme="minorEastAsia" w:hint="eastAsia"/>
            <w:lang w:eastAsia="zh-CN"/>
          </w:rPr>
          <w:t>REPORT消息。Near</w:t>
        </w:r>
        <w:r w:rsidR="00371509">
          <w:rPr>
            <w:rFonts w:asciiTheme="minorEastAsia" w:eastAsiaTheme="minorEastAsia" w:hAnsiTheme="minorEastAsia"/>
            <w:lang w:eastAsia="zh-CN"/>
          </w:rPr>
          <w:t>-RT RIC</w:t>
        </w:r>
        <w:r w:rsidR="00E91785">
          <w:rPr>
            <w:rFonts w:asciiTheme="minorEastAsia" w:eastAsiaTheme="minorEastAsia" w:hAnsiTheme="minorEastAsia" w:hint="eastAsia"/>
            <w:lang w:eastAsia="zh-CN"/>
          </w:rPr>
          <w:t>将</w:t>
        </w:r>
        <w:r w:rsidR="000D2300">
          <w:rPr>
            <w:rFonts w:asciiTheme="minorEastAsia" w:eastAsiaTheme="minorEastAsia" w:hAnsiTheme="minorEastAsia" w:hint="eastAsia"/>
            <w:lang w:eastAsia="zh-CN"/>
          </w:rPr>
          <w:t>使用</w:t>
        </w:r>
        <w:r w:rsidR="00AF5505">
          <w:rPr>
            <w:rFonts w:asciiTheme="minorEastAsia" w:eastAsiaTheme="minorEastAsia" w:hAnsiTheme="minorEastAsia" w:hint="eastAsia"/>
            <w:lang w:eastAsia="zh-CN"/>
          </w:rPr>
          <w:t>来自一个或者多个连续REPORT消息</w:t>
        </w:r>
        <w:del w:id="397" w:author="作者">
          <w:r w:rsidRPr="00594F48" w:rsidDel="00063B57">
            <w:rPr>
              <w:rFonts w:asciiTheme="minorEastAsia" w:eastAsiaTheme="minorEastAsia" w:hAnsiTheme="minorEastAsia" w:hint="eastAsia"/>
              <w:lang w:eastAsia="zh-CN"/>
              <w:rPrChange w:id="398" w:author="作者">
                <w:rPr>
                  <w:rFonts w:asciiTheme="minorEastAsia" w:eastAsiaTheme="minorEastAsia" w:hAnsiTheme="minorEastAsia" w:hint="eastAsia"/>
                  <w:b/>
                  <w:lang w:eastAsia="zh-CN"/>
                </w:rPr>
              </w:rPrChange>
            </w:rPr>
            <w:delText>，</w:delText>
          </w:r>
        </w:del>
        <w:r w:rsidR="0093538D">
          <w:rPr>
            <w:rFonts w:asciiTheme="minorEastAsia" w:eastAsiaTheme="minorEastAsia" w:hAnsiTheme="minorEastAsia" w:hint="eastAsia"/>
            <w:lang w:eastAsia="zh-CN"/>
          </w:rPr>
          <w:t>。N</w:t>
        </w:r>
        <w:r w:rsidR="0093538D">
          <w:rPr>
            <w:rFonts w:asciiTheme="minorEastAsia" w:eastAsiaTheme="minorEastAsia" w:hAnsiTheme="minorEastAsia"/>
            <w:lang w:eastAsia="zh-CN"/>
          </w:rPr>
          <w:t xml:space="preserve">ear-RTT </w:t>
        </w:r>
        <w:r w:rsidR="0093538D">
          <w:rPr>
            <w:rFonts w:asciiTheme="minorEastAsia" w:eastAsiaTheme="minorEastAsia" w:hAnsiTheme="minorEastAsia" w:hint="eastAsia"/>
            <w:lang w:eastAsia="zh-CN"/>
          </w:rPr>
          <w:t>RIC将</w:t>
        </w:r>
        <w:r w:rsidR="0033667B">
          <w:rPr>
            <w:rFonts w:asciiTheme="minorEastAsia" w:eastAsiaTheme="minorEastAsia" w:hAnsiTheme="minorEastAsia" w:hint="eastAsia"/>
            <w:lang w:eastAsia="zh-CN"/>
          </w:rPr>
          <w:t>使用</w:t>
        </w:r>
        <w:r w:rsidR="00F11813">
          <w:rPr>
            <w:rFonts w:asciiTheme="minorEastAsia" w:eastAsiaTheme="minorEastAsia" w:hAnsiTheme="minorEastAsia" w:hint="eastAsia"/>
            <w:lang w:eastAsia="zh-CN"/>
          </w:rPr>
          <w:t>来自一个或者多个连续的REPORT信息作为一个过程，这个过程可以</w:t>
        </w:r>
        <w:r w:rsidR="00030233">
          <w:rPr>
            <w:rFonts w:asciiTheme="minorEastAsia" w:eastAsiaTheme="minorEastAsia" w:hAnsiTheme="minorEastAsia" w:hint="eastAsia"/>
            <w:lang w:eastAsia="zh-CN"/>
          </w:rPr>
          <w:t>导致RIC</w:t>
        </w:r>
        <w:r w:rsidR="00030233">
          <w:rPr>
            <w:rFonts w:asciiTheme="minorEastAsia" w:eastAsiaTheme="minorEastAsia" w:hAnsiTheme="minorEastAsia"/>
            <w:lang w:eastAsia="zh-CN"/>
          </w:rPr>
          <w:t xml:space="preserve"> </w:t>
        </w:r>
        <w:r w:rsidR="00030233">
          <w:rPr>
            <w:rFonts w:asciiTheme="minorEastAsia" w:eastAsiaTheme="minorEastAsia" w:hAnsiTheme="minorEastAsia" w:hint="eastAsia"/>
            <w:lang w:eastAsia="zh-CN"/>
          </w:rPr>
          <w:t>POLICY服务的改变和建立。</w:t>
        </w:r>
      </w:ins>
    </w:p>
    <w:p w14:paraId="72C9B304" w14:textId="2416B444" w:rsidR="000632FF" w:rsidRDefault="000632FF" w:rsidP="000632FF">
      <w:pPr>
        <w:pStyle w:val="B1"/>
        <w:rPr>
          <w:ins w:id="399" w:author="作者"/>
        </w:rPr>
      </w:pPr>
      <w:r w:rsidRPr="00AA6C40">
        <w:rPr>
          <w:b/>
        </w:rPr>
        <w:t>-</w:t>
      </w:r>
      <w:r w:rsidRPr="00AA6C40">
        <w:rPr>
          <w:b/>
        </w:rPr>
        <w:tab/>
        <w:t xml:space="preserve">INSERT </w:t>
      </w:r>
      <w:r w:rsidRPr="00AA6C40">
        <w:t xml:space="preserve">followed by </w:t>
      </w:r>
      <w:r w:rsidRPr="00AA6C40">
        <w:rPr>
          <w:b/>
        </w:rPr>
        <w:t>CONTROL.</w:t>
      </w:r>
      <w:r w:rsidRPr="00AA6C40">
        <w:t xml:space="preserve"> In this case, at each occurrence of the defined Event Trigger, the E2 Node would be instructed to send a defined </w:t>
      </w:r>
      <w:r w:rsidRPr="00AA6C40">
        <w:rPr>
          <w:b/>
        </w:rPr>
        <w:t>INSERT</w:t>
      </w:r>
      <w:r w:rsidRPr="00AA6C40">
        <w:t xml:space="preserve"> message containing information used to identify the suspended associated procedure instance and then the Near-RT RIC would send a corresponding </w:t>
      </w:r>
      <w:r w:rsidRPr="00AA6C40">
        <w:rPr>
          <w:b/>
        </w:rPr>
        <w:t>CONTROL</w:t>
      </w:r>
      <w:r w:rsidRPr="00AA6C40">
        <w:t xml:space="preserve"> message containing information used to identify a previous suspended associated procedure instance. </w:t>
      </w:r>
    </w:p>
    <w:p w14:paraId="160E66D4" w14:textId="5944012A" w:rsidR="00F54BC6" w:rsidRPr="00594F48" w:rsidRDefault="00386375" w:rsidP="000632FF">
      <w:pPr>
        <w:pStyle w:val="B1"/>
        <w:rPr>
          <w:rFonts w:hint="eastAsia"/>
          <w:rPrChange w:id="400" w:author="作者">
            <w:rPr/>
          </w:rPrChange>
        </w:rPr>
      </w:pPr>
      <w:ins w:id="401" w:author="作者">
        <w:r w:rsidRPr="00594F48">
          <w:rPr>
            <w:rFonts w:asciiTheme="minorEastAsia" w:eastAsiaTheme="minorEastAsia" w:hAnsiTheme="minorEastAsia" w:hint="eastAsia"/>
            <w:lang w:eastAsia="zh-CN"/>
            <w:rPrChange w:id="402" w:author="作者">
              <w:rPr>
                <w:rFonts w:asciiTheme="minorEastAsia" w:eastAsiaTheme="minorEastAsia" w:hAnsiTheme="minorEastAsia" w:hint="eastAsia"/>
                <w:b/>
                <w:lang w:eastAsia="zh-CN"/>
              </w:rPr>
            </w:rPrChange>
          </w:rPr>
          <w:t>INSERT跟着CONTROL</w:t>
        </w:r>
        <w:r>
          <w:rPr>
            <w:rFonts w:asciiTheme="minorEastAsia" w:eastAsiaTheme="minorEastAsia" w:hAnsiTheme="minorEastAsia" w:hint="eastAsia"/>
            <w:lang w:eastAsia="zh-CN"/>
          </w:rPr>
          <w:t>。</w:t>
        </w:r>
        <w:r w:rsidR="007F4479">
          <w:rPr>
            <w:rFonts w:asciiTheme="minorEastAsia" w:eastAsiaTheme="minorEastAsia" w:hAnsiTheme="minorEastAsia" w:hint="eastAsia"/>
            <w:lang w:eastAsia="zh-CN"/>
          </w:rPr>
          <w:t>在这种情况下，在每个定义的事件触发器发生时，E2节点</w:t>
        </w:r>
        <w:r w:rsidR="00EA48C3">
          <w:rPr>
            <w:rFonts w:asciiTheme="minorEastAsia" w:eastAsiaTheme="minorEastAsia" w:hAnsiTheme="minorEastAsia" w:hint="eastAsia"/>
            <w:lang w:eastAsia="zh-CN"/>
          </w:rPr>
          <w:t>将会被命令去发送过一个定义好的INSERT消息，这个消息中包含</w:t>
        </w:r>
        <w:r w:rsidR="005634A9">
          <w:rPr>
            <w:rFonts w:asciiTheme="minorEastAsia" w:eastAsiaTheme="minorEastAsia" w:hAnsiTheme="minorEastAsia" w:hint="eastAsia"/>
            <w:lang w:eastAsia="zh-CN"/>
          </w:rPr>
          <w:t>去用来定位挂起关联过程实例的信息</w:t>
        </w:r>
        <w:r w:rsidR="00E17013">
          <w:rPr>
            <w:rFonts w:asciiTheme="minorEastAsia" w:eastAsiaTheme="minorEastAsia" w:hAnsiTheme="minorEastAsia" w:hint="eastAsia"/>
            <w:lang w:eastAsia="zh-CN"/>
          </w:rPr>
          <w:t>，和然后Near-RT</w:t>
        </w:r>
        <w:r w:rsidR="00E17013">
          <w:rPr>
            <w:rFonts w:asciiTheme="minorEastAsia" w:eastAsiaTheme="minorEastAsia" w:hAnsiTheme="minorEastAsia"/>
            <w:lang w:eastAsia="zh-CN"/>
          </w:rPr>
          <w:t xml:space="preserve"> </w:t>
        </w:r>
        <w:r w:rsidR="00E17013">
          <w:rPr>
            <w:rFonts w:asciiTheme="minorEastAsia" w:eastAsiaTheme="minorEastAsia" w:hAnsiTheme="minorEastAsia" w:hint="eastAsia"/>
            <w:lang w:eastAsia="zh-CN"/>
          </w:rPr>
          <w:t>RIC应该发送一个相应的CONTROL消息</w:t>
        </w:r>
        <w:r w:rsidR="00746312">
          <w:rPr>
            <w:rFonts w:asciiTheme="minorEastAsia" w:eastAsiaTheme="minorEastAsia" w:hAnsiTheme="minorEastAsia" w:hint="eastAsia"/>
            <w:lang w:eastAsia="zh-CN"/>
          </w:rPr>
          <w:t>，这个消息是用来定位</w:t>
        </w:r>
        <w:proofErr w:type="gramStart"/>
        <w:r w:rsidR="00746312">
          <w:rPr>
            <w:rFonts w:asciiTheme="minorEastAsia" w:eastAsiaTheme="minorEastAsia" w:hAnsiTheme="minorEastAsia" w:hint="eastAsia"/>
            <w:lang w:eastAsia="zh-CN"/>
          </w:rPr>
          <w:t>险情怪奇关联</w:t>
        </w:r>
        <w:proofErr w:type="gramEnd"/>
        <w:r w:rsidR="00746312">
          <w:rPr>
            <w:rFonts w:asciiTheme="minorEastAsia" w:eastAsiaTheme="minorEastAsia" w:hAnsiTheme="minorEastAsia" w:hint="eastAsia"/>
            <w:lang w:eastAsia="zh-CN"/>
          </w:rPr>
          <w:t>过程实例的消息。</w:t>
        </w:r>
      </w:ins>
    </w:p>
    <w:p w14:paraId="3EE58622" w14:textId="1D21EC17" w:rsidR="000632FF" w:rsidRDefault="000632FF" w:rsidP="000632FF">
      <w:pPr>
        <w:pStyle w:val="B1"/>
        <w:rPr>
          <w:ins w:id="403" w:author="作者"/>
        </w:rPr>
      </w:pPr>
      <w:r w:rsidRPr="00AA6C40">
        <w:rPr>
          <w:b/>
        </w:rPr>
        <w:t>-</w:t>
      </w:r>
      <w:r w:rsidRPr="00AA6C40">
        <w:rPr>
          <w:b/>
        </w:rPr>
        <w:tab/>
        <w:t xml:space="preserve">REPORT </w:t>
      </w:r>
      <w:r w:rsidRPr="00AA6C40">
        <w:t xml:space="preserve">followed by </w:t>
      </w:r>
      <w:r w:rsidRPr="00AA6C40">
        <w:rPr>
          <w:b/>
        </w:rPr>
        <w:t xml:space="preserve">CONTROL. </w:t>
      </w:r>
      <w:r w:rsidRPr="00AA6C40">
        <w:t xml:space="preserve">In this case, at each occurrence of the defined Event Trigger, the E2 Node would be instructed to send a defined </w:t>
      </w:r>
      <w:r w:rsidRPr="00AA6C40">
        <w:rPr>
          <w:b/>
        </w:rPr>
        <w:t>REPORT</w:t>
      </w:r>
      <w:r w:rsidRPr="00AA6C40">
        <w:t xml:space="preserve"> message.  The Near-RT RIC would use the information from one or more successive REPORT messages as input to a procedure that may result in a RIC </w:t>
      </w:r>
      <w:r w:rsidRPr="00AA6C40">
        <w:rPr>
          <w:b/>
        </w:rPr>
        <w:t>CONTROL</w:t>
      </w:r>
      <w:r w:rsidRPr="00AA6C40">
        <w:t xml:space="preserve"> service message being sent to initiate an associated procedure instance in the E2 Node.</w:t>
      </w:r>
    </w:p>
    <w:p w14:paraId="6E7C9BB3" w14:textId="626051C2" w:rsidR="00594F48" w:rsidRPr="00594F48" w:rsidRDefault="00451BC1" w:rsidP="00594F48">
      <w:pPr>
        <w:pStyle w:val="B1"/>
        <w:rPr>
          <w:rFonts w:ascii="宋体" w:eastAsia="宋体" w:hAnsi="宋体" w:cs="宋体" w:hint="eastAsia"/>
          <w:lang w:eastAsia="zh-CN"/>
          <w:rPrChange w:id="404" w:author="作者">
            <w:rPr/>
          </w:rPrChange>
        </w:rPr>
        <w:pPrChange w:id="405" w:author="作者">
          <w:pPr>
            <w:pStyle w:val="B1"/>
          </w:pPr>
        </w:pPrChange>
      </w:pPr>
      <w:ins w:id="406" w:author="作者">
        <w:r>
          <w:t>REPORT</w:t>
        </w:r>
        <w:r>
          <w:rPr>
            <w:rFonts w:asciiTheme="minorEastAsia" w:eastAsiaTheme="minorEastAsia" w:hAnsiTheme="minorEastAsia" w:hint="eastAsia"/>
            <w:lang w:eastAsia="zh-CN"/>
          </w:rPr>
          <w:t>跟随CONTROL。在</w:t>
        </w:r>
        <w:r>
          <w:rPr>
            <w:rFonts w:ascii="宋体" w:eastAsia="宋体" w:hAnsi="宋体" w:cs="宋体" w:hint="eastAsia"/>
            <w:lang w:eastAsia="zh-CN"/>
          </w:rPr>
          <w:t>这种场景下，在每个定义事件触发器发生时，E2节点将被命令去发送过一个定义好的REPORT消息。Near-</w:t>
        </w:r>
        <w:r>
          <w:rPr>
            <w:rFonts w:ascii="宋体" w:eastAsia="宋体" w:hAnsi="宋体" w:cs="宋体"/>
            <w:lang w:eastAsia="zh-CN"/>
          </w:rPr>
          <w:t>RT RIC</w:t>
        </w:r>
        <w:r w:rsidR="00EB3BBC">
          <w:rPr>
            <w:rFonts w:ascii="宋体" w:eastAsia="宋体" w:hAnsi="宋体" w:cs="宋体" w:hint="eastAsia"/>
            <w:lang w:eastAsia="zh-CN"/>
          </w:rPr>
          <w:t>应该使用</w:t>
        </w:r>
        <w:r w:rsidR="003A10D8">
          <w:rPr>
            <w:rFonts w:ascii="宋体" w:eastAsia="宋体" w:hAnsi="宋体" w:cs="宋体" w:hint="eastAsia"/>
            <w:lang w:eastAsia="zh-CN"/>
          </w:rPr>
          <w:t>来自一个或者</w:t>
        </w:r>
        <w:r w:rsidR="006E7D99">
          <w:rPr>
            <w:rFonts w:ascii="宋体" w:eastAsia="宋体" w:hAnsi="宋体" w:cs="宋体" w:hint="eastAsia"/>
            <w:lang w:eastAsia="zh-CN"/>
          </w:rPr>
          <w:t>多个连续的REPORT消息作为一个过程</w:t>
        </w:r>
        <w:r w:rsidR="00E74E43">
          <w:rPr>
            <w:rFonts w:ascii="宋体" w:eastAsia="宋体" w:hAnsi="宋体" w:cs="宋体" w:hint="eastAsia"/>
            <w:lang w:eastAsia="zh-CN"/>
          </w:rPr>
          <w:t>，这个过程是发起一个RIC</w:t>
        </w:r>
        <w:r w:rsidR="00E74E43">
          <w:rPr>
            <w:rFonts w:ascii="宋体" w:eastAsia="宋体" w:hAnsi="宋体" w:cs="宋体"/>
            <w:lang w:eastAsia="zh-CN"/>
          </w:rPr>
          <w:t xml:space="preserve"> </w:t>
        </w:r>
        <w:r w:rsidR="00E74E43">
          <w:rPr>
            <w:rFonts w:ascii="宋体" w:eastAsia="宋体" w:hAnsi="宋体" w:cs="宋体" w:hint="eastAsia"/>
            <w:lang w:eastAsia="zh-CN"/>
          </w:rPr>
          <w:t>CONTROL服务消息</w:t>
        </w:r>
        <w:r w:rsidR="00594F48">
          <w:rPr>
            <w:rFonts w:ascii="宋体" w:eastAsia="宋体" w:hAnsi="宋体" w:cs="宋体" w:hint="eastAsia"/>
            <w:lang w:eastAsia="zh-CN"/>
          </w:rPr>
          <w:t>在</w:t>
        </w:r>
        <w:r w:rsidR="00594F48">
          <w:rPr>
            <w:rFonts w:ascii="宋体" w:eastAsia="宋体" w:hAnsi="宋体" w:cs="宋体"/>
            <w:lang w:eastAsia="zh-CN"/>
          </w:rPr>
          <w:t>E2</w:t>
        </w:r>
        <w:r w:rsidR="00594F48">
          <w:rPr>
            <w:rFonts w:ascii="宋体" w:eastAsia="宋体" w:hAnsi="宋体" w:cs="宋体" w:hint="eastAsia"/>
            <w:lang w:eastAsia="zh-CN"/>
          </w:rPr>
          <w:t>节点中。</w:t>
        </w:r>
      </w:ins>
    </w:p>
    <w:p w14:paraId="06578C90" w14:textId="77777777" w:rsidR="000632FF" w:rsidRPr="00AA6C40" w:rsidRDefault="000632FF" w:rsidP="00990FF0">
      <w:pPr>
        <w:rPr>
          <w:lang w:eastAsia="zh-CN"/>
        </w:rPr>
      </w:pPr>
    </w:p>
    <w:p w14:paraId="13052AA2" w14:textId="68CCBB1D" w:rsidR="00DD1DD9" w:rsidRPr="00AA6C40" w:rsidRDefault="00D24B81" w:rsidP="007B0061">
      <w:pPr>
        <w:pStyle w:val="2"/>
        <w:numPr>
          <w:ilvl w:val="0"/>
          <w:numId w:val="0"/>
        </w:numPr>
        <w:ind w:left="576" w:hanging="576"/>
        <w:rPr>
          <w:lang w:val="en-US"/>
        </w:rPr>
      </w:pPr>
      <w:bookmarkStart w:id="407" w:name="_Toc7100576"/>
      <w:bookmarkStart w:id="408" w:name="_Toc45723258"/>
      <w:r w:rsidRPr="00AA6C40">
        <w:rPr>
          <w:lang w:val="en-US"/>
        </w:rPr>
        <w:t>5.</w:t>
      </w:r>
      <w:r w:rsidR="008A1A1F" w:rsidRPr="00AA6C40">
        <w:rPr>
          <w:lang w:val="en-US"/>
        </w:rPr>
        <w:t>4</w:t>
      </w:r>
      <w:r w:rsidRPr="00AA6C40">
        <w:rPr>
          <w:lang w:val="en-US"/>
        </w:rPr>
        <w:tab/>
      </w:r>
      <w:r w:rsidR="00DD1DD9" w:rsidRPr="00AA6C40">
        <w:rPr>
          <w:lang w:val="en-US"/>
        </w:rPr>
        <w:t>RAN</w:t>
      </w:r>
      <w:r w:rsidR="00D32FE0" w:rsidRPr="00AA6C40">
        <w:rPr>
          <w:lang w:val="en-US"/>
        </w:rPr>
        <w:t xml:space="preserve"> </w:t>
      </w:r>
      <w:r w:rsidR="00DD1DD9" w:rsidRPr="00AA6C40">
        <w:rPr>
          <w:lang w:val="en-US"/>
        </w:rPr>
        <w:t>Function E2 Service Model</w:t>
      </w:r>
      <w:bookmarkEnd w:id="407"/>
      <w:bookmarkEnd w:id="408"/>
    </w:p>
    <w:p w14:paraId="438CF7FA" w14:textId="77777777" w:rsidR="00D32FE0" w:rsidRPr="00AA6C40" w:rsidRDefault="00D32FE0" w:rsidP="00D9003C"/>
    <w:p w14:paraId="48414552" w14:textId="3786B24E" w:rsidR="00DD1DD9" w:rsidRDefault="00DD1DD9" w:rsidP="00DD1DD9">
      <w:pPr>
        <w:keepNext/>
        <w:keepLines/>
        <w:rPr>
          <w:ins w:id="409" w:author="作者"/>
        </w:rPr>
      </w:pPr>
      <w:r w:rsidRPr="00AA6C40">
        <w:lastRenderedPageBreak/>
        <w:t xml:space="preserve">As described in section </w:t>
      </w:r>
      <w:r w:rsidR="003A2AA8" w:rsidRPr="00AA6C40">
        <w:t>5</w:t>
      </w:r>
      <w:r w:rsidRPr="00AA6C40">
        <w:t xml:space="preserve">.1 the E2 interface is used to carry messages between a given RAN Function and </w:t>
      </w:r>
      <w:r w:rsidR="00BB0CEB" w:rsidRPr="00AA6C40">
        <w:t>N</w:t>
      </w:r>
      <w:r w:rsidR="008A1A1F" w:rsidRPr="00AA6C40">
        <w:t>ear-RT RIC</w:t>
      </w:r>
      <w:r w:rsidRPr="00AA6C40">
        <w:t xml:space="preserve">. These messages are RAN Function specific and are described in the corresponding RAN Function specific E2 Service </w:t>
      </w:r>
      <w:r w:rsidR="00E72832" w:rsidRPr="00AA6C40">
        <w:t>Model.</w:t>
      </w:r>
    </w:p>
    <w:p w14:paraId="45732C88" w14:textId="16CE1385" w:rsidR="0028482E" w:rsidRPr="00AA6C40" w:rsidRDefault="0028482E" w:rsidP="00DD1DD9">
      <w:pPr>
        <w:keepNext/>
        <w:keepLines/>
      </w:pPr>
    </w:p>
    <w:p w14:paraId="0B0D24AC" w14:textId="233BDDD8" w:rsidR="00DD1DD9" w:rsidRPr="00AA6C40" w:rsidRDefault="00DD1DD9" w:rsidP="00DD1DD9">
      <w:pPr>
        <w:keepNext/>
        <w:keepLines/>
      </w:pPr>
      <w:commentRangeStart w:id="410"/>
      <w:r w:rsidRPr="00AA6C40">
        <w:t>Each RAN Function is described in the following terms:</w:t>
      </w:r>
    </w:p>
    <w:p w14:paraId="124491B6" w14:textId="010CE6C8" w:rsidR="00DD1DD9" w:rsidRDefault="00DD1DD9" w:rsidP="00DD1DD9">
      <w:pPr>
        <w:pStyle w:val="B1"/>
        <w:rPr>
          <w:ins w:id="411" w:author="作者"/>
        </w:rPr>
      </w:pPr>
      <w:r w:rsidRPr="00AA6C40">
        <w:rPr>
          <w:color w:val="1F3864" w:themeColor="accent1" w:themeShade="80"/>
        </w:rPr>
        <w:t>-</w:t>
      </w:r>
      <w:r w:rsidRPr="00AA6C40">
        <w:rPr>
          <w:color w:val="1F3864" w:themeColor="accent1" w:themeShade="80"/>
        </w:rPr>
        <w:tab/>
      </w:r>
      <w:r w:rsidRPr="00AA6C40">
        <w:rPr>
          <w:i/>
        </w:rPr>
        <w:t>RAN Function definition</w:t>
      </w:r>
      <w:r w:rsidRPr="00AA6C40">
        <w:t>. Defines the RAN Function Name and describes the E2 services that the specific RAN Function is currently configured to present over the E2 interface.</w:t>
      </w:r>
    </w:p>
    <w:p w14:paraId="66FE448C" w14:textId="4BBA0DBA" w:rsidR="004D68C8" w:rsidRPr="00AA6C40" w:rsidRDefault="00FB73A6" w:rsidP="00DD1DD9">
      <w:pPr>
        <w:pStyle w:val="B1"/>
        <w:rPr>
          <w:rFonts w:hint="eastAsia"/>
          <w:color w:val="1F3864" w:themeColor="accent1" w:themeShade="80"/>
        </w:rPr>
      </w:pPr>
      <w:ins w:id="412" w:author="作者">
        <w:r>
          <w:rPr>
            <w:rFonts w:asciiTheme="minorEastAsia" w:eastAsiaTheme="minorEastAsia" w:hAnsiTheme="minorEastAsia" w:hint="eastAsia"/>
            <w:color w:val="1F3864" w:themeColor="accent1" w:themeShade="80"/>
            <w:lang w:eastAsia="zh-CN"/>
          </w:rPr>
          <w:t>RAN功能定义。定义RAN功能名字和描述E</w:t>
        </w:r>
        <w:r>
          <w:rPr>
            <w:rFonts w:asciiTheme="minorEastAsia" w:eastAsiaTheme="minorEastAsia" w:hAnsiTheme="minorEastAsia"/>
            <w:color w:val="1F3864" w:themeColor="accent1" w:themeShade="80"/>
            <w:lang w:eastAsia="zh-CN"/>
          </w:rPr>
          <w:t>2</w:t>
        </w:r>
        <w:r>
          <w:rPr>
            <w:rFonts w:asciiTheme="minorEastAsia" w:eastAsiaTheme="minorEastAsia" w:hAnsiTheme="minorEastAsia" w:hint="eastAsia"/>
            <w:color w:val="1F3864" w:themeColor="accent1" w:themeShade="80"/>
            <w:lang w:eastAsia="zh-CN"/>
          </w:rPr>
          <w:t>服务</w:t>
        </w:r>
      </w:ins>
    </w:p>
    <w:p w14:paraId="6B96A192" w14:textId="3F68A421" w:rsidR="00DD1DD9" w:rsidRDefault="00DD1DD9" w:rsidP="00DD1DD9">
      <w:pPr>
        <w:pStyle w:val="B1"/>
        <w:rPr>
          <w:ins w:id="413" w:author="作者"/>
        </w:rPr>
      </w:pPr>
      <w:bookmarkStart w:id="414" w:name="_Hlk3912551"/>
      <w:r w:rsidRPr="00AA6C40">
        <w:t>-</w:t>
      </w:r>
      <w:r w:rsidRPr="00AA6C40">
        <w:tab/>
      </w:r>
      <w:r w:rsidR="007966F5" w:rsidRPr="00AA6C40">
        <w:rPr>
          <w:i/>
        </w:rPr>
        <w:t>RIC</w:t>
      </w:r>
      <w:r w:rsidRPr="00AA6C40">
        <w:rPr>
          <w:i/>
        </w:rPr>
        <w:t xml:space="preserve"> Event Trigger </w:t>
      </w:r>
      <w:r w:rsidR="00BC4C69" w:rsidRPr="00AA6C40">
        <w:rPr>
          <w:i/>
        </w:rPr>
        <w:t>Definition</w:t>
      </w:r>
      <w:r w:rsidR="00BC4C69" w:rsidRPr="00AA6C40">
        <w:t xml:space="preserve"> </w:t>
      </w:r>
      <w:r w:rsidRPr="00AA6C40">
        <w:t xml:space="preserve">approach. Describes the approach to be used in </w:t>
      </w:r>
      <w:r w:rsidR="007966F5" w:rsidRPr="00AA6C40">
        <w:t>Near-RT RIC</w:t>
      </w:r>
      <w:r w:rsidRPr="00AA6C40">
        <w:t xml:space="preserve"> Subscription messages to set </w:t>
      </w:r>
      <w:r w:rsidR="007966F5" w:rsidRPr="00AA6C40">
        <w:t>Near-RT RIC</w:t>
      </w:r>
      <w:r w:rsidRPr="00AA6C40">
        <w:t xml:space="preserve"> Event Trigger Definition in the RAN Function</w:t>
      </w:r>
      <w:r w:rsidR="00472338" w:rsidRPr="00AA6C40">
        <w:t>.</w:t>
      </w:r>
    </w:p>
    <w:p w14:paraId="2C6D4CB9" w14:textId="77F8C0CF" w:rsidR="00B2627B" w:rsidRPr="009B58C5" w:rsidRDefault="00B2627B" w:rsidP="00DD1DD9">
      <w:pPr>
        <w:pStyle w:val="B1"/>
        <w:rPr>
          <w:rFonts w:hint="eastAsia"/>
          <w:rPrChange w:id="415" w:author="作者">
            <w:rPr/>
          </w:rPrChange>
        </w:rPr>
      </w:pPr>
      <w:ins w:id="416" w:author="作者">
        <w:r>
          <w:rPr>
            <w:rFonts w:asciiTheme="minorEastAsia" w:eastAsiaTheme="minorEastAsia" w:hAnsiTheme="minorEastAsia" w:hint="eastAsia"/>
            <w:lang w:eastAsia="zh-CN"/>
          </w:rPr>
          <w:t>RIC</w:t>
        </w:r>
        <w:r w:rsidR="009710F0" w:rsidRPr="009710F0">
          <w:rPr>
            <w:i/>
          </w:rPr>
          <w:t xml:space="preserve"> </w:t>
        </w:r>
        <w:r w:rsidR="009710F0" w:rsidRPr="00AA6C40">
          <w:rPr>
            <w:i/>
          </w:rPr>
          <w:t>Event Trigger Definition</w:t>
        </w:r>
        <w:r w:rsidR="009710F0">
          <w:rPr>
            <w:i/>
          </w:rPr>
          <w:t xml:space="preserve"> </w:t>
        </w:r>
        <w:r w:rsidR="009710F0">
          <w:rPr>
            <w:rFonts w:asciiTheme="minorEastAsia" w:eastAsiaTheme="minorEastAsia" w:hAnsiTheme="minorEastAsia" w:hint="eastAsia"/>
            <w:lang w:eastAsia="zh-CN"/>
          </w:rPr>
          <w:t>方法。描述这个</w:t>
        </w:r>
        <w:r w:rsidR="00B61745">
          <w:rPr>
            <w:rFonts w:asciiTheme="minorEastAsia" w:eastAsiaTheme="minorEastAsia" w:hAnsiTheme="minorEastAsia" w:hint="eastAsia"/>
            <w:lang w:eastAsia="zh-CN"/>
          </w:rPr>
          <w:t>方法在N</w:t>
        </w:r>
        <w:r w:rsidR="00B61745">
          <w:rPr>
            <w:rFonts w:asciiTheme="minorEastAsia" w:eastAsiaTheme="minorEastAsia" w:hAnsiTheme="minorEastAsia"/>
            <w:lang w:eastAsia="zh-CN"/>
          </w:rPr>
          <w:t>ear-RT RIC</w:t>
        </w:r>
        <w:r w:rsidR="00B61745">
          <w:rPr>
            <w:rFonts w:asciiTheme="minorEastAsia" w:eastAsiaTheme="minorEastAsia" w:hAnsiTheme="minorEastAsia" w:hint="eastAsia"/>
            <w:lang w:eastAsia="zh-CN"/>
          </w:rPr>
          <w:t>订阅</w:t>
        </w:r>
        <w:r w:rsidR="005F6F81">
          <w:rPr>
            <w:rFonts w:asciiTheme="minorEastAsia" w:eastAsiaTheme="minorEastAsia" w:hAnsiTheme="minorEastAsia" w:hint="eastAsia"/>
            <w:lang w:eastAsia="zh-CN"/>
          </w:rPr>
          <w:t>消息中的使用是去</w:t>
        </w:r>
        <w:r w:rsidR="007A6625">
          <w:rPr>
            <w:rFonts w:asciiTheme="minorEastAsia" w:eastAsiaTheme="minorEastAsia" w:hAnsiTheme="minorEastAsia" w:hint="eastAsia"/>
            <w:lang w:eastAsia="zh-CN"/>
          </w:rPr>
          <w:t>设置在RAN功能中</w:t>
        </w:r>
        <w:r w:rsidR="005F6F81">
          <w:rPr>
            <w:rFonts w:asciiTheme="minorEastAsia" w:eastAsiaTheme="minorEastAsia" w:hAnsiTheme="minorEastAsia" w:hint="eastAsia"/>
            <w:lang w:eastAsia="zh-CN"/>
          </w:rPr>
          <w:t>Near-RT</w:t>
        </w:r>
        <w:r w:rsidR="005F6F81">
          <w:rPr>
            <w:rFonts w:asciiTheme="minorEastAsia" w:eastAsiaTheme="minorEastAsia" w:hAnsiTheme="minorEastAsia"/>
            <w:lang w:eastAsia="zh-CN"/>
          </w:rPr>
          <w:t xml:space="preserve"> </w:t>
        </w:r>
        <w:r w:rsidR="005F6F81">
          <w:rPr>
            <w:rFonts w:asciiTheme="minorEastAsia" w:eastAsiaTheme="minorEastAsia" w:hAnsiTheme="minorEastAsia" w:hint="eastAsia"/>
            <w:lang w:eastAsia="zh-CN"/>
          </w:rPr>
          <w:t>RIC事件触发器定义</w:t>
        </w:r>
      </w:ins>
    </w:p>
    <w:p w14:paraId="0CC14F8F" w14:textId="6B6F412D" w:rsidR="00DD1DD9"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rPr>
          <w:ins w:id="417" w:author="作者"/>
        </w:rPr>
      </w:pPr>
      <w:r w:rsidRPr="00AA6C40">
        <w:t>-</w:t>
      </w:r>
      <w:r w:rsidRPr="00AA6C40">
        <w:tab/>
      </w:r>
      <w:r w:rsidR="007966F5" w:rsidRPr="00AA6C40">
        <w:rPr>
          <w:i/>
        </w:rPr>
        <w:t>RIC</w:t>
      </w:r>
      <w:r w:rsidRPr="00AA6C40">
        <w:rPr>
          <w:i/>
        </w:rPr>
        <w:t xml:space="preserve"> Action Definition</w:t>
      </w:r>
      <w:r w:rsidRPr="00AA6C40">
        <w:t xml:space="preserve"> approach.  Describes the approach to be used in subsequent </w:t>
      </w:r>
      <w:r w:rsidR="007966F5" w:rsidRPr="00AA6C40">
        <w:t>Near-RT RIC</w:t>
      </w:r>
      <w:r w:rsidRPr="00AA6C40">
        <w:t xml:space="preserve"> Subscription messages to set required sequence of </w:t>
      </w:r>
      <w:r w:rsidR="007966F5" w:rsidRPr="00AA6C40">
        <w:t>Near-RT RIC</w:t>
      </w:r>
      <w:r w:rsidRPr="00AA6C40">
        <w:t xml:space="preserve"> Action in the RAN Function.  </w:t>
      </w:r>
    </w:p>
    <w:p w14:paraId="26243D6E" w14:textId="3232ACDB" w:rsidR="007A6625" w:rsidRPr="009B58C5" w:rsidRDefault="007A6625"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rPr>
          <w:rPrChange w:id="418" w:author="作者">
            <w:rPr/>
          </w:rPrChange>
        </w:rPr>
      </w:pPr>
      <w:ins w:id="419" w:author="作者">
        <w:r>
          <w:rPr>
            <w:rFonts w:asciiTheme="minorEastAsia" w:eastAsiaTheme="minorEastAsia" w:hAnsiTheme="minorEastAsia" w:hint="eastAsia"/>
            <w:lang w:eastAsia="zh-CN"/>
          </w:rPr>
          <w:t>RIC</w:t>
        </w:r>
        <w:r>
          <w:rPr>
            <w:rFonts w:asciiTheme="minorEastAsia" w:eastAsiaTheme="minorEastAsia" w:hAnsiTheme="minorEastAsia"/>
            <w:lang w:eastAsia="zh-CN"/>
          </w:rPr>
          <w:t xml:space="preserve"> </w:t>
        </w:r>
        <w:r w:rsidRPr="00AA6C40">
          <w:rPr>
            <w:i/>
          </w:rPr>
          <w:t>Action Definition</w:t>
        </w:r>
        <w:r>
          <w:rPr>
            <w:i/>
          </w:rPr>
          <w:t xml:space="preserve"> </w:t>
        </w:r>
        <w:r>
          <w:rPr>
            <w:rFonts w:asciiTheme="minorEastAsia" w:eastAsiaTheme="minorEastAsia" w:hAnsiTheme="minorEastAsia" w:hint="eastAsia"/>
            <w:u w:val="single"/>
            <w:lang w:eastAsia="zh-CN"/>
          </w:rPr>
          <w:t>方法</w:t>
        </w:r>
        <w:r w:rsidR="00821E7C">
          <w:rPr>
            <w:rFonts w:asciiTheme="minorEastAsia" w:eastAsiaTheme="minorEastAsia" w:hAnsiTheme="minorEastAsia" w:hint="eastAsia"/>
            <w:u w:val="single"/>
            <w:lang w:eastAsia="zh-CN"/>
          </w:rPr>
          <w:t>。</w:t>
        </w:r>
        <w:r w:rsidR="00821E7C">
          <w:rPr>
            <w:rFonts w:asciiTheme="minorEastAsia" w:eastAsiaTheme="minorEastAsia" w:hAnsiTheme="minorEastAsia" w:hint="eastAsia"/>
            <w:lang w:eastAsia="zh-CN"/>
          </w:rPr>
          <w:t>描述这个方法</w:t>
        </w:r>
        <w:r w:rsidR="00356366">
          <w:rPr>
            <w:rFonts w:asciiTheme="minorEastAsia" w:eastAsiaTheme="minorEastAsia" w:hAnsiTheme="minorEastAsia" w:hint="eastAsia"/>
            <w:lang w:eastAsia="zh-CN"/>
          </w:rPr>
          <w:t>是去</w:t>
        </w:r>
        <w:r w:rsidR="00821E7C">
          <w:rPr>
            <w:rFonts w:asciiTheme="minorEastAsia" w:eastAsiaTheme="minorEastAsia" w:hAnsiTheme="minorEastAsia" w:hint="eastAsia"/>
            <w:lang w:eastAsia="zh-CN"/>
          </w:rPr>
          <w:t>使用在Near-RT</w:t>
        </w:r>
        <w:r w:rsidR="00821E7C">
          <w:rPr>
            <w:rFonts w:asciiTheme="minorEastAsia" w:eastAsiaTheme="minorEastAsia" w:hAnsiTheme="minorEastAsia"/>
            <w:lang w:eastAsia="zh-CN"/>
          </w:rPr>
          <w:t xml:space="preserve"> </w:t>
        </w:r>
        <w:r w:rsidR="00821E7C">
          <w:rPr>
            <w:rFonts w:asciiTheme="minorEastAsia" w:eastAsiaTheme="minorEastAsia" w:hAnsiTheme="minorEastAsia" w:hint="eastAsia"/>
            <w:lang w:eastAsia="zh-CN"/>
          </w:rPr>
          <w:t>RIC</w:t>
        </w:r>
        <w:r w:rsidR="00442EAC">
          <w:rPr>
            <w:rFonts w:asciiTheme="minorEastAsia" w:eastAsiaTheme="minorEastAsia" w:hAnsiTheme="minorEastAsia" w:hint="eastAsia"/>
            <w:lang w:eastAsia="zh-CN"/>
          </w:rPr>
          <w:t>后续</w:t>
        </w:r>
        <w:r w:rsidR="00821E7C">
          <w:rPr>
            <w:rFonts w:asciiTheme="minorEastAsia" w:eastAsiaTheme="minorEastAsia" w:hAnsiTheme="minorEastAsia" w:hint="eastAsia"/>
            <w:lang w:eastAsia="zh-CN"/>
          </w:rPr>
          <w:t>订阅消息</w:t>
        </w:r>
        <w:r w:rsidR="008377D0">
          <w:rPr>
            <w:rFonts w:asciiTheme="minorEastAsia" w:eastAsiaTheme="minorEastAsia" w:hAnsiTheme="minorEastAsia" w:hint="eastAsia"/>
            <w:lang w:eastAsia="zh-CN"/>
          </w:rPr>
          <w:t>将其设置为Near-RT</w:t>
        </w:r>
        <w:r w:rsidR="008377D0">
          <w:rPr>
            <w:rFonts w:asciiTheme="minorEastAsia" w:eastAsiaTheme="minorEastAsia" w:hAnsiTheme="minorEastAsia"/>
            <w:lang w:eastAsia="zh-CN"/>
          </w:rPr>
          <w:t xml:space="preserve"> </w:t>
        </w:r>
        <w:r w:rsidR="008377D0">
          <w:rPr>
            <w:rFonts w:asciiTheme="minorEastAsia" w:eastAsiaTheme="minorEastAsia" w:hAnsiTheme="minorEastAsia" w:hint="eastAsia"/>
            <w:lang w:eastAsia="zh-CN"/>
          </w:rPr>
          <w:t>RIC动作中的序</w:t>
        </w:r>
        <w:r w:rsidR="00442EAC">
          <w:rPr>
            <w:rFonts w:asciiTheme="minorEastAsia" w:eastAsiaTheme="minorEastAsia" w:hAnsiTheme="minorEastAsia" w:hint="eastAsia"/>
            <w:lang w:eastAsia="zh-CN"/>
          </w:rPr>
          <w:t>列集，在RAN功能中。</w:t>
        </w:r>
        <w:commentRangeEnd w:id="410"/>
        <w:r w:rsidR="00442EAC">
          <w:rPr>
            <w:rStyle w:val="a9"/>
            <w:lang w:eastAsia="en-US"/>
          </w:rPr>
          <w:commentReference w:id="410"/>
        </w:r>
      </w:ins>
    </w:p>
    <w:p w14:paraId="6F15DB9E" w14:textId="028219E4" w:rsidR="00DD1DD9"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rPr>
          <w:ins w:id="420" w:author="作者"/>
        </w:rPr>
      </w:pPr>
      <w:r w:rsidRPr="00AA6C40">
        <w:t>-</w:t>
      </w:r>
      <w:r w:rsidRPr="00AA6C40">
        <w:tab/>
      </w:r>
      <w:r w:rsidR="007966F5" w:rsidRPr="00AA6C40">
        <w:rPr>
          <w:i/>
        </w:rPr>
        <w:t>RIC</w:t>
      </w:r>
      <w:r w:rsidRPr="00AA6C40">
        <w:rPr>
          <w:i/>
        </w:rPr>
        <w:t xml:space="preserve"> Indication header</w:t>
      </w:r>
      <w:r w:rsidRPr="00AA6C40">
        <w:t xml:space="preserve"> and </w:t>
      </w:r>
      <w:r w:rsidR="00BC4C69" w:rsidRPr="00AA6C40">
        <w:rPr>
          <w:i/>
        </w:rPr>
        <w:t xml:space="preserve">RIC Indication </w:t>
      </w:r>
      <w:r w:rsidRPr="00AA6C40">
        <w:rPr>
          <w:i/>
        </w:rPr>
        <w:t>message</w:t>
      </w:r>
      <w:r w:rsidRPr="00AA6C40">
        <w:t xml:space="preserve"> approach.  Describes the approach to be used by RAN when composing Indication messages for </w:t>
      </w:r>
      <w:r w:rsidR="007966F5" w:rsidRPr="00AA6C40">
        <w:t>Near-RT RIC</w:t>
      </w:r>
      <w:r w:rsidRPr="00AA6C40">
        <w:t xml:space="preserve"> </w:t>
      </w:r>
      <w:r w:rsidR="00E2361A" w:rsidRPr="00AA6C40">
        <w:rPr>
          <w:b/>
        </w:rPr>
        <w:t>REPORT</w:t>
      </w:r>
      <w:r w:rsidR="00E2361A" w:rsidRPr="00AA6C40">
        <w:t xml:space="preserve"> </w:t>
      </w:r>
      <w:r w:rsidRPr="00AA6C40">
        <w:t xml:space="preserve">and </w:t>
      </w:r>
      <w:r w:rsidR="00E2361A" w:rsidRPr="00AA6C40">
        <w:rPr>
          <w:b/>
        </w:rPr>
        <w:t>INSERT</w:t>
      </w:r>
      <w:r w:rsidR="00E2361A" w:rsidRPr="00AA6C40">
        <w:t xml:space="preserve"> </w:t>
      </w:r>
      <w:r w:rsidRPr="00AA6C40">
        <w:t xml:space="preserve">services.  </w:t>
      </w:r>
    </w:p>
    <w:p w14:paraId="5427F2EE" w14:textId="665E3E29" w:rsidR="00442EAC" w:rsidRPr="00AA6C40" w:rsidRDefault="00E54D07"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rPr>
          <w:rFonts w:hint="eastAsia"/>
        </w:rPr>
      </w:pPr>
      <w:ins w:id="421" w:author="作者">
        <w:r>
          <w:rPr>
            <w:rFonts w:asciiTheme="minorEastAsia" w:eastAsiaTheme="minorEastAsia" w:hAnsiTheme="minorEastAsia" w:hint="eastAsia"/>
            <w:lang w:eastAsia="zh-CN"/>
          </w:rPr>
          <w:t>RIC</w:t>
        </w:r>
        <w:r>
          <w:t xml:space="preserve"> </w:t>
        </w:r>
        <w:r w:rsidR="003B0BC9">
          <w:rPr>
            <w:rFonts w:asciiTheme="minorEastAsia" w:eastAsiaTheme="minorEastAsia" w:hAnsiTheme="minorEastAsia" w:hint="eastAsia"/>
            <w:lang w:eastAsia="zh-CN"/>
          </w:rPr>
          <w:t>In</w:t>
        </w:r>
        <w:r w:rsidR="003B0BC9">
          <w:t xml:space="preserve">dication header </w:t>
        </w:r>
        <w:r w:rsidR="003B0BC9">
          <w:rPr>
            <w:rFonts w:asciiTheme="minorEastAsia" w:eastAsiaTheme="minorEastAsia" w:hAnsiTheme="minorEastAsia" w:hint="eastAsia"/>
            <w:lang w:eastAsia="zh-CN"/>
          </w:rPr>
          <w:t>和RIC</w:t>
        </w:r>
        <w:r w:rsidR="003B0BC9">
          <w:t xml:space="preserve"> </w:t>
        </w:r>
        <w:r w:rsidR="003B0BC9">
          <w:rPr>
            <w:rFonts w:asciiTheme="minorEastAsia" w:eastAsiaTheme="minorEastAsia" w:hAnsiTheme="minorEastAsia" w:hint="eastAsia"/>
            <w:lang w:eastAsia="zh-CN"/>
          </w:rPr>
          <w:t>indication</w:t>
        </w:r>
        <w:r w:rsidR="003B0BC9">
          <w:t xml:space="preserve"> </w:t>
        </w:r>
        <w:r w:rsidR="00600C1B">
          <w:rPr>
            <w:rFonts w:asciiTheme="minorEastAsia" w:eastAsiaTheme="minorEastAsia" w:hAnsiTheme="minorEastAsia" w:hint="eastAsia"/>
            <w:lang w:eastAsia="zh-CN"/>
          </w:rPr>
          <w:t>message</w:t>
        </w:r>
        <w:r w:rsidR="00600C1B">
          <w:rPr>
            <w:rFonts w:asciiTheme="minorEastAsia" w:eastAsiaTheme="minorEastAsia" w:hAnsiTheme="minorEastAsia"/>
            <w:lang w:eastAsia="zh-CN"/>
          </w:rPr>
          <w:t xml:space="preserve"> </w:t>
        </w:r>
        <w:r w:rsidR="00600C1B">
          <w:rPr>
            <w:rFonts w:asciiTheme="minorEastAsia" w:eastAsiaTheme="minorEastAsia" w:hAnsiTheme="minorEastAsia" w:hint="eastAsia"/>
            <w:lang w:eastAsia="zh-CN"/>
          </w:rPr>
          <w:t>方法。</w:t>
        </w:r>
        <w:r w:rsidR="002D6052">
          <w:rPr>
            <w:rFonts w:asciiTheme="minorEastAsia" w:eastAsiaTheme="minorEastAsia" w:hAnsiTheme="minorEastAsia" w:hint="eastAsia"/>
            <w:lang w:eastAsia="zh-CN"/>
          </w:rPr>
          <w:t>在RAN中使用去描述这个方法，当</w:t>
        </w:r>
        <w:r w:rsidR="009B58C5">
          <w:rPr>
            <w:rFonts w:asciiTheme="minorEastAsia" w:eastAsiaTheme="minorEastAsia" w:hAnsiTheme="minorEastAsia" w:hint="eastAsia"/>
            <w:lang w:eastAsia="zh-CN"/>
          </w:rPr>
          <w:t>是</w:t>
        </w:r>
        <w:r w:rsidR="00262769">
          <w:rPr>
            <w:rFonts w:asciiTheme="minorEastAsia" w:eastAsiaTheme="minorEastAsia" w:hAnsiTheme="minorEastAsia" w:hint="eastAsia"/>
            <w:lang w:eastAsia="zh-CN"/>
          </w:rPr>
          <w:t>为Near-RT</w:t>
        </w:r>
        <w:r w:rsidR="00262769">
          <w:rPr>
            <w:rFonts w:asciiTheme="minorEastAsia" w:eastAsiaTheme="minorEastAsia" w:hAnsiTheme="minorEastAsia"/>
            <w:lang w:eastAsia="zh-CN"/>
          </w:rPr>
          <w:t xml:space="preserve"> </w:t>
        </w:r>
        <w:r w:rsidR="00262769">
          <w:rPr>
            <w:rFonts w:asciiTheme="minorEastAsia" w:eastAsiaTheme="minorEastAsia" w:hAnsiTheme="minorEastAsia" w:hint="eastAsia"/>
            <w:lang w:eastAsia="zh-CN"/>
          </w:rPr>
          <w:t>REPORT和INSERT服务组成In</w:t>
        </w:r>
        <w:r w:rsidR="00262769">
          <w:rPr>
            <w:rFonts w:asciiTheme="minorEastAsia" w:eastAsiaTheme="minorEastAsia" w:hAnsiTheme="minorEastAsia"/>
            <w:lang w:eastAsia="zh-CN"/>
          </w:rPr>
          <w:t>dication</w:t>
        </w:r>
        <w:r w:rsidR="00262769">
          <w:rPr>
            <w:rFonts w:asciiTheme="minorEastAsia" w:eastAsiaTheme="minorEastAsia" w:hAnsiTheme="minorEastAsia" w:hint="eastAsia"/>
            <w:lang w:eastAsia="zh-CN"/>
          </w:rPr>
          <w:t>消息</w:t>
        </w:r>
        <w:r w:rsidR="009B58C5">
          <w:rPr>
            <w:rFonts w:asciiTheme="minorEastAsia" w:eastAsiaTheme="minorEastAsia" w:hAnsiTheme="minorEastAsia" w:hint="eastAsia"/>
            <w:lang w:eastAsia="zh-CN"/>
          </w:rPr>
          <w:t>。</w:t>
        </w:r>
      </w:ins>
    </w:p>
    <w:p w14:paraId="34971EDB" w14:textId="1689AA6B" w:rsidR="00DD1DD9"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rPr>
          <w:ins w:id="422" w:author="作者"/>
        </w:rPr>
      </w:pPr>
      <w:r w:rsidRPr="00AA6C40">
        <w:t>-</w:t>
      </w:r>
      <w:r w:rsidRPr="00AA6C40">
        <w:tab/>
      </w:r>
      <w:r w:rsidR="007966F5" w:rsidRPr="00AA6C40">
        <w:rPr>
          <w:i/>
        </w:rPr>
        <w:t>RIC</w:t>
      </w:r>
      <w:r w:rsidRPr="00AA6C40">
        <w:rPr>
          <w:i/>
        </w:rPr>
        <w:t xml:space="preserve"> Control header</w:t>
      </w:r>
      <w:r w:rsidRPr="00AA6C40">
        <w:t xml:space="preserve"> and </w:t>
      </w:r>
      <w:r w:rsidR="00BC4C69" w:rsidRPr="00AA6C40">
        <w:rPr>
          <w:i/>
        </w:rPr>
        <w:t xml:space="preserve">RIC Control </w:t>
      </w:r>
      <w:r w:rsidRPr="00AA6C40">
        <w:rPr>
          <w:i/>
        </w:rPr>
        <w:t>message</w:t>
      </w:r>
      <w:r w:rsidRPr="00AA6C40">
        <w:t xml:space="preserve"> approach.  Describes the approach to be used by </w:t>
      </w:r>
      <w:r w:rsidR="007966F5" w:rsidRPr="00AA6C40">
        <w:t>Near-RT RIC</w:t>
      </w:r>
      <w:r w:rsidRPr="00AA6C40">
        <w:t xml:space="preserve"> when composing </w:t>
      </w:r>
      <w:r w:rsidR="00E2361A" w:rsidRPr="00AA6C40">
        <w:rPr>
          <w:b/>
        </w:rPr>
        <w:t>CONTROL</w:t>
      </w:r>
      <w:r w:rsidR="00E2361A" w:rsidRPr="00AA6C40">
        <w:t xml:space="preserve"> </w:t>
      </w:r>
      <w:r w:rsidRPr="00AA6C40">
        <w:t xml:space="preserve">messages.  </w:t>
      </w:r>
    </w:p>
    <w:p w14:paraId="3A5B9AD2" w14:textId="32F17925" w:rsidR="00A23F9D" w:rsidRPr="00F40062" w:rsidRDefault="00A23F9D"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rPr>
          <w:rPrChange w:id="423" w:author="作者">
            <w:rPr/>
          </w:rPrChange>
        </w:rPr>
      </w:pPr>
      <w:ins w:id="424" w:author="作者">
        <w:r w:rsidRPr="00AA6C40">
          <w:rPr>
            <w:i/>
          </w:rPr>
          <w:t>RIC Control header</w:t>
        </w:r>
        <w:r w:rsidRPr="00AA6C40">
          <w:t xml:space="preserve"> and </w:t>
        </w:r>
        <w:r w:rsidRPr="00AA6C40">
          <w:rPr>
            <w:i/>
          </w:rPr>
          <w:t>RIC Control message</w:t>
        </w:r>
        <w:r>
          <w:rPr>
            <w:i/>
          </w:rPr>
          <w:t xml:space="preserve"> </w:t>
        </w:r>
        <w:r>
          <w:rPr>
            <w:rFonts w:asciiTheme="minorEastAsia" w:eastAsiaTheme="minorEastAsia" w:hAnsiTheme="minorEastAsia" w:hint="eastAsia"/>
            <w:lang w:eastAsia="zh-CN"/>
          </w:rPr>
          <w:t>方法。</w:t>
        </w:r>
        <w:proofErr w:type="gramStart"/>
        <w:r w:rsidR="00DC3D7A">
          <w:rPr>
            <w:rFonts w:asciiTheme="minorEastAsia" w:eastAsiaTheme="minorEastAsia" w:hAnsiTheme="minorEastAsia" w:hint="eastAsia"/>
            <w:lang w:eastAsia="zh-CN"/>
          </w:rPr>
          <w:t>当组成</w:t>
        </w:r>
        <w:proofErr w:type="gramEnd"/>
        <w:r w:rsidR="00DC3D7A">
          <w:rPr>
            <w:rFonts w:asciiTheme="minorEastAsia" w:eastAsiaTheme="minorEastAsia" w:hAnsiTheme="minorEastAsia" w:hint="eastAsia"/>
            <w:lang w:eastAsia="zh-CN"/>
          </w:rPr>
          <w:t>CONTROL消息时，</w:t>
        </w:r>
      </w:ins>
    </w:p>
    <w:p w14:paraId="2487851D" w14:textId="281E7762" w:rsidR="00DD1DD9"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rPr>
          <w:ins w:id="425" w:author="作者"/>
        </w:rPr>
      </w:pPr>
      <w:r w:rsidRPr="00AA6C40">
        <w:t>-</w:t>
      </w:r>
      <w:r w:rsidRPr="00AA6C40">
        <w:tab/>
        <w:t xml:space="preserve">RAN Function Policies. Describes the set of policies that the RAN Function is configured to support and the corresponding Parameters that may be used to configure the policy using </w:t>
      </w:r>
      <w:r w:rsidR="007966F5" w:rsidRPr="00AA6C40">
        <w:t>Near-RT RIC</w:t>
      </w:r>
      <w:r w:rsidRPr="00AA6C40">
        <w:t xml:space="preserve"> </w:t>
      </w:r>
      <w:r w:rsidR="00E2361A" w:rsidRPr="00AA6C40">
        <w:rPr>
          <w:b/>
        </w:rPr>
        <w:t>POLICY</w:t>
      </w:r>
      <w:r w:rsidR="00E2361A" w:rsidRPr="00AA6C40">
        <w:t xml:space="preserve"> </w:t>
      </w:r>
      <w:r w:rsidRPr="00AA6C40">
        <w:t>services</w:t>
      </w:r>
    </w:p>
    <w:p w14:paraId="33D6A69F" w14:textId="564CB4D2" w:rsidR="00DC3D7A" w:rsidRPr="00AA6C40" w:rsidRDefault="005432C2"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ins w:id="426" w:author="作者">
        <w:r w:rsidRPr="00AA6C40">
          <w:t>RAN Function Policies.</w:t>
        </w:r>
        <w:r>
          <w:t xml:space="preserve">  </w:t>
        </w:r>
      </w:ins>
    </w:p>
    <w:p w14:paraId="4B307AFF" w14:textId="43C97DAE" w:rsidR="00257CC8" w:rsidRPr="00FD5D4E" w:rsidRDefault="00257CC8" w:rsidP="00257CC8">
      <w:pPr>
        <w:pStyle w:val="2"/>
        <w:numPr>
          <w:ilvl w:val="0"/>
          <w:numId w:val="0"/>
        </w:numPr>
        <w:rPr>
          <w:lang w:val="en-US"/>
        </w:rPr>
      </w:pPr>
      <w:bookmarkStart w:id="427" w:name="_Toc45723259"/>
      <w:bookmarkEnd w:id="414"/>
      <w:r w:rsidRPr="00257CC8">
        <w:rPr>
          <w:lang w:val="en-US"/>
        </w:rPr>
        <w:t>5.</w:t>
      </w:r>
      <w:r>
        <w:rPr>
          <w:lang w:val="en-US"/>
        </w:rPr>
        <w:t>5</w:t>
      </w:r>
      <w:r w:rsidRPr="00FD5D4E">
        <w:rPr>
          <w:lang w:val="en-US"/>
        </w:rPr>
        <w:tab/>
        <w:t>Near-RT RIC support functions</w:t>
      </w:r>
      <w:bookmarkEnd w:id="427"/>
    </w:p>
    <w:p w14:paraId="1DEB59A3" w14:textId="0106682D" w:rsidR="00257CC8" w:rsidRPr="00257CC8" w:rsidRDefault="00257CC8" w:rsidP="00257CC8">
      <w:pPr>
        <w:pStyle w:val="3"/>
        <w:numPr>
          <w:ilvl w:val="0"/>
          <w:numId w:val="0"/>
        </w:numPr>
        <w:rPr>
          <w:lang w:val="en-US"/>
        </w:rPr>
      </w:pPr>
      <w:bookmarkStart w:id="428" w:name="_Toc45723260"/>
      <w:r w:rsidRPr="00FD5D4E">
        <w:rPr>
          <w:lang w:val="en-US"/>
        </w:rPr>
        <w:t>5.</w:t>
      </w:r>
      <w:r>
        <w:rPr>
          <w:lang w:val="en-US"/>
        </w:rPr>
        <w:t>5</w:t>
      </w:r>
      <w:r w:rsidRPr="00257CC8">
        <w:rPr>
          <w:lang w:val="en-US"/>
        </w:rPr>
        <w:t>.1</w:t>
      </w:r>
      <w:r w:rsidRPr="00257CC8">
        <w:rPr>
          <w:lang w:val="en-US"/>
        </w:rPr>
        <w:tab/>
        <w:t>General</w:t>
      </w:r>
      <w:bookmarkEnd w:id="428"/>
    </w:p>
    <w:p w14:paraId="68DA8340" w14:textId="77777777" w:rsidR="00257CC8" w:rsidRPr="00AA6C40" w:rsidRDefault="00257CC8" w:rsidP="00257CC8">
      <w:r w:rsidRPr="00AA6C40">
        <w:t xml:space="preserve">The </w:t>
      </w:r>
      <w:r>
        <w:t xml:space="preserve">Near-RT RIC support functions </w:t>
      </w:r>
      <w:r w:rsidRPr="00AA6C40">
        <w:t>facilitate the following:</w:t>
      </w:r>
    </w:p>
    <w:p w14:paraId="21EA2191" w14:textId="77777777" w:rsidR="00257CC8" w:rsidRPr="00312148" w:rsidRDefault="00257CC8" w:rsidP="00257CC8">
      <w:pPr>
        <w:pStyle w:val="ae"/>
        <w:numPr>
          <w:ilvl w:val="0"/>
          <w:numId w:val="23"/>
        </w:numPr>
        <w:spacing w:after="180" w:line="276" w:lineRule="auto"/>
        <w:contextualSpacing/>
        <w:rPr>
          <w:rFonts w:ascii="Times New Roman" w:eastAsia="Calibri" w:hAnsi="Times New Roman" w:cs="Times New Roman"/>
          <w:sz w:val="20"/>
          <w:szCs w:val="20"/>
        </w:rPr>
      </w:pPr>
      <w:r w:rsidRPr="00AA6C40">
        <w:rPr>
          <w:rFonts w:ascii="Times New Roman" w:hAnsi="Times New Roman" w:cs="Times New Roman"/>
          <w:sz w:val="20"/>
          <w:szCs w:val="20"/>
        </w:rPr>
        <w:t>E2 Setup</w:t>
      </w:r>
    </w:p>
    <w:p w14:paraId="2E16800F" w14:textId="77777777" w:rsidR="00257CC8" w:rsidRPr="00B36AC0" w:rsidRDefault="00257CC8" w:rsidP="00257CC8">
      <w:pPr>
        <w:pStyle w:val="ae"/>
        <w:numPr>
          <w:ilvl w:val="0"/>
          <w:numId w:val="23"/>
        </w:numPr>
        <w:spacing w:after="180" w:line="276" w:lineRule="auto"/>
        <w:contextualSpacing/>
        <w:rPr>
          <w:rFonts w:ascii="Times New Roman" w:eastAsia="Calibri" w:hAnsi="Times New Roman" w:cs="Times New Roman"/>
          <w:sz w:val="20"/>
          <w:szCs w:val="20"/>
        </w:rPr>
      </w:pPr>
      <w:r w:rsidRPr="00AA6C40">
        <w:rPr>
          <w:rFonts w:ascii="Times New Roman" w:hAnsi="Times New Roman" w:cs="Times New Roman"/>
          <w:sz w:val="20"/>
          <w:szCs w:val="20"/>
        </w:rPr>
        <w:t>E2 Reset</w:t>
      </w:r>
    </w:p>
    <w:p w14:paraId="303B84C2" w14:textId="023B50C8" w:rsidR="00257CC8" w:rsidRDefault="00257CC8" w:rsidP="00257CC8">
      <w:pPr>
        <w:pStyle w:val="ae"/>
        <w:numPr>
          <w:ilvl w:val="0"/>
          <w:numId w:val="23"/>
        </w:numPr>
        <w:spacing w:after="180" w:line="276" w:lineRule="auto"/>
        <w:contextualSpacing/>
        <w:rPr>
          <w:rFonts w:ascii="Times New Roman" w:hAnsi="Times New Roman" w:cs="Times New Roman"/>
          <w:sz w:val="20"/>
          <w:szCs w:val="20"/>
          <w:lang w:eastAsia="x-none"/>
        </w:rPr>
      </w:pPr>
      <w:r w:rsidRPr="00AA6C40">
        <w:rPr>
          <w:rFonts w:ascii="Times New Roman" w:hAnsi="Times New Roman" w:cs="Times New Roman"/>
          <w:sz w:val="20"/>
          <w:szCs w:val="20"/>
          <w:lang w:eastAsia="x-none"/>
        </w:rPr>
        <w:t>Near-RT RIC Service Update</w:t>
      </w:r>
    </w:p>
    <w:p w14:paraId="3896B012" w14:textId="178D601A" w:rsidR="00891ADA" w:rsidRPr="00891ADA" w:rsidRDefault="00891ADA" w:rsidP="00891ADA">
      <w:pPr>
        <w:pStyle w:val="ae"/>
        <w:numPr>
          <w:ilvl w:val="0"/>
          <w:numId w:val="23"/>
        </w:numPr>
        <w:spacing w:after="180" w:line="276" w:lineRule="auto"/>
        <w:contextualSpacing/>
        <w:rPr>
          <w:rFonts w:ascii="Times New Roman" w:hAnsi="Times New Roman" w:cs="Times New Roman"/>
          <w:sz w:val="20"/>
          <w:szCs w:val="20"/>
          <w:lang w:eastAsia="x-none"/>
        </w:rPr>
      </w:pPr>
      <w:r w:rsidRPr="00891ADA">
        <w:rPr>
          <w:rFonts w:ascii="Times New Roman" w:hAnsi="Times New Roman" w:cs="Times New Roman"/>
          <w:sz w:val="20"/>
          <w:szCs w:val="20"/>
        </w:rPr>
        <w:t>E2 Node Configuration Update</w:t>
      </w:r>
    </w:p>
    <w:p w14:paraId="7660E0FD" w14:textId="77777777" w:rsidR="00257CC8" w:rsidRPr="00312148" w:rsidRDefault="00257CC8" w:rsidP="00257CC8">
      <w:pPr>
        <w:pStyle w:val="ae"/>
        <w:numPr>
          <w:ilvl w:val="0"/>
          <w:numId w:val="23"/>
        </w:numPr>
        <w:spacing w:after="180" w:line="276" w:lineRule="auto"/>
        <w:contextualSpacing/>
        <w:rPr>
          <w:rFonts w:ascii="Times New Roman" w:eastAsia="Calibri" w:hAnsi="Times New Roman" w:cs="Times New Roman"/>
          <w:sz w:val="20"/>
          <w:szCs w:val="20"/>
        </w:rPr>
      </w:pPr>
      <w:r w:rsidRPr="00AA6C40">
        <w:rPr>
          <w:rFonts w:ascii="Times New Roman" w:hAnsi="Times New Roman" w:cs="Times New Roman"/>
          <w:sz w:val="20"/>
          <w:szCs w:val="20"/>
        </w:rPr>
        <w:t>Reporting of General Error Situations</w:t>
      </w:r>
    </w:p>
    <w:p w14:paraId="7DA433EE" w14:textId="4E526A1A" w:rsidR="00257CC8" w:rsidRPr="00312148" w:rsidRDefault="00257CC8" w:rsidP="00257CC8">
      <w:pPr>
        <w:spacing w:line="276" w:lineRule="auto"/>
        <w:contextualSpacing/>
        <w:rPr>
          <w:rFonts w:eastAsia="Calibri"/>
        </w:rPr>
      </w:pPr>
      <w:r>
        <w:rPr>
          <w:rFonts w:eastAsia="Calibri"/>
        </w:rPr>
        <w:t>The E2 Setup, E2 Reset</w:t>
      </w:r>
      <w:r w:rsidR="00891ADA">
        <w:rPr>
          <w:rFonts w:eastAsia="Calibri"/>
        </w:rPr>
        <w:t>,</w:t>
      </w:r>
      <w:r>
        <w:rPr>
          <w:rFonts w:eastAsia="Calibri"/>
        </w:rPr>
        <w:t xml:space="preserve"> Near-RT RIC Service Update </w:t>
      </w:r>
      <w:r w:rsidR="00891ADA">
        <w:rPr>
          <w:rFonts w:eastAsia="Calibri"/>
        </w:rPr>
        <w:t xml:space="preserve">and E2 Node Configuration Update </w:t>
      </w:r>
      <w:r>
        <w:rPr>
          <w:rFonts w:eastAsia="Calibri"/>
        </w:rPr>
        <w:t xml:space="preserve">procedures are described in further details below. </w:t>
      </w:r>
    </w:p>
    <w:p w14:paraId="1F693291" w14:textId="2EEB8E4F" w:rsidR="00257CC8" w:rsidRPr="00257CC8" w:rsidRDefault="00257CC8" w:rsidP="00257CC8">
      <w:pPr>
        <w:pStyle w:val="3"/>
        <w:numPr>
          <w:ilvl w:val="0"/>
          <w:numId w:val="0"/>
        </w:numPr>
        <w:rPr>
          <w:lang w:val="en-US"/>
        </w:rPr>
      </w:pPr>
      <w:bookmarkStart w:id="429" w:name="_Toc45723261"/>
      <w:bookmarkStart w:id="430" w:name="_Hlk43831382"/>
      <w:r w:rsidRPr="00257CC8">
        <w:rPr>
          <w:lang w:val="en-US"/>
        </w:rPr>
        <w:lastRenderedPageBreak/>
        <w:t>5.</w:t>
      </w:r>
      <w:r>
        <w:rPr>
          <w:lang w:val="en-US"/>
        </w:rPr>
        <w:t>5</w:t>
      </w:r>
      <w:r w:rsidRPr="00257CC8">
        <w:rPr>
          <w:lang w:val="en-US"/>
        </w:rPr>
        <w:t>.2</w:t>
      </w:r>
      <w:r w:rsidRPr="00257CC8">
        <w:rPr>
          <w:lang w:val="en-US"/>
        </w:rPr>
        <w:tab/>
        <w:t>E2 Setup procedure</w:t>
      </w:r>
      <w:bookmarkEnd w:id="429"/>
    </w:p>
    <w:p w14:paraId="17681DF5" w14:textId="5C6BF6BE" w:rsidR="00484792" w:rsidRDefault="00257CC8" w:rsidP="00257CC8">
      <w:pPr>
        <w:rPr>
          <w:lang w:val="en-GB"/>
        </w:rPr>
      </w:pPr>
      <w:r>
        <w:rPr>
          <w:lang w:val="en-GB"/>
        </w:rPr>
        <w:t>The E2 Setup procedure is used to establish the E2 interface between the Near-RT RIC and an E2 Node.  During this procedure the E2 Node provides:</w:t>
      </w:r>
    </w:p>
    <w:p w14:paraId="343CE3E9" w14:textId="4852F56D" w:rsidR="00257CC8" w:rsidRDefault="00257CC8" w:rsidP="00257CC8">
      <w:pPr>
        <w:pStyle w:val="ae"/>
        <w:numPr>
          <w:ilvl w:val="0"/>
          <w:numId w:val="23"/>
        </w:numPr>
        <w:spacing w:after="180" w:line="276" w:lineRule="auto"/>
        <w:contextualSpacing/>
        <w:rPr>
          <w:ins w:id="431" w:author="作者"/>
          <w:rFonts w:ascii="Times New Roman" w:hAnsi="Times New Roman" w:cs="Times New Roman"/>
          <w:sz w:val="20"/>
          <w:szCs w:val="20"/>
          <w:lang w:eastAsia="x-none"/>
        </w:rPr>
      </w:pPr>
      <w:r>
        <w:rPr>
          <w:rFonts w:ascii="Times New Roman" w:hAnsi="Times New Roman" w:cs="Times New Roman"/>
          <w:sz w:val="20"/>
          <w:szCs w:val="20"/>
          <w:lang w:eastAsia="x-none"/>
        </w:rPr>
        <w:t>L</w:t>
      </w:r>
      <w:r w:rsidRPr="00312148">
        <w:rPr>
          <w:rFonts w:ascii="Times New Roman" w:hAnsi="Times New Roman" w:cs="Times New Roman"/>
          <w:sz w:val="20"/>
          <w:szCs w:val="20"/>
          <w:lang w:eastAsia="x-none"/>
        </w:rPr>
        <w:t>ist of supported Near-RT RIC services and mapping of services to functions within the E2 Node</w:t>
      </w:r>
      <w:r>
        <w:rPr>
          <w:rFonts w:ascii="Times New Roman" w:hAnsi="Times New Roman" w:cs="Times New Roman"/>
          <w:sz w:val="20"/>
          <w:szCs w:val="20"/>
          <w:lang w:eastAsia="x-none"/>
        </w:rPr>
        <w:t xml:space="preserve">. </w:t>
      </w:r>
      <w:r w:rsidRPr="001976DA">
        <w:rPr>
          <w:rFonts w:ascii="Times New Roman" w:hAnsi="Times New Roman" w:cs="Times New Roman"/>
          <w:sz w:val="20"/>
          <w:szCs w:val="20"/>
          <w:lang w:eastAsia="x-none"/>
        </w:rPr>
        <w:t>This information is specific to each RAN Function in the E2 node and is defined by a specific E2 Service Model as described in section 5.4</w:t>
      </w:r>
    </w:p>
    <w:p w14:paraId="319E2DAA" w14:textId="2F300D35" w:rsidR="00561E8A" w:rsidRDefault="00AB416A" w:rsidP="00257CC8">
      <w:pPr>
        <w:pStyle w:val="ae"/>
        <w:numPr>
          <w:ilvl w:val="0"/>
          <w:numId w:val="23"/>
        </w:numPr>
        <w:spacing w:after="180" w:line="276" w:lineRule="auto"/>
        <w:contextualSpacing/>
        <w:rPr>
          <w:rFonts w:ascii="Times New Roman" w:hAnsi="Times New Roman" w:cs="Times New Roman"/>
          <w:sz w:val="20"/>
          <w:szCs w:val="20"/>
          <w:lang w:eastAsia="x-none"/>
        </w:rPr>
      </w:pPr>
      <w:ins w:id="432" w:author="作者">
        <w:r>
          <w:rPr>
            <w:rFonts w:asciiTheme="minorEastAsia" w:eastAsiaTheme="minorEastAsia" w:hAnsiTheme="minorEastAsia" w:cs="Times New Roman" w:hint="eastAsia"/>
            <w:sz w:val="20"/>
            <w:szCs w:val="20"/>
            <w:lang w:eastAsia="zh-CN"/>
          </w:rPr>
          <w:t>在E2</w:t>
        </w:r>
        <w:r>
          <w:rPr>
            <w:rFonts w:ascii="微软雅黑" w:eastAsia="微软雅黑" w:hAnsi="微软雅黑" w:cs="微软雅黑" w:hint="eastAsia"/>
            <w:sz w:val="20"/>
            <w:szCs w:val="20"/>
            <w:lang w:eastAsia="zh-CN"/>
          </w:rPr>
          <w:t>节点</w:t>
        </w:r>
        <w:r w:rsidR="00A278D1">
          <w:rPr>
            <w:rFonts w:ascii="微软雅黑" w:eastAsia="微软雅黑" w:hAnsi="微软雅黑" w:cs="微软雅黑" w:hint="eastAsia"/>
            <w:sz w:val="20"/>
            <w:szCs w:val="20"/>
            <w:lang w:eastAsia="zh-CN"/>
          </w:rPr>
          <w:t>内</w:t>
        </w:r>
      </w:ins>
    </w:p>
    <w:p w14:paraId="43CA5680" w14:textId="4ABD34FF" w:rsidR="00891ADA" w:rsidRDefault="00891ADA" w:rsidP="00257CC8">
      <w:pPr>
        <w:pStyle w:val="ae"/>
        <w:numPr>
          <w:ilvl w:val="0"/>
          <w:numId w:val="23"/>
        </w:numPr>
        <w:spacing w:after="180" w:line="276" w:lineRule="auto"/>
        <w:contextualSpacing/>
        <w:rPr>
          <w:rFonts w:ascii="Times New Roman" w:hAnsi="Times New Roman" w:cs="Times New Roman"/>
          <w:sz w:val="20"/>
          <w:szCs w:val="20"/>
          <w:lang w:eastAsia="x-none"/>
        </w:rPr>
      </w:pPr>
      <w:r>
        <w:rPr>
          <w:rFonts w:ascii="Times New Roman" w:hAnsi="Times New Roman" w:cs="Times New Roman"/>
          <w:sz w:val="20"/>
          <w:szCs w:val="20"/>
          <w:lang w:eastAsia="x-none"/>
        </w:rPr>
        <w:t xml:space="preserve">List of E2 Node configuration information.  </w:t>
      </w:r>
      <w:bookmarkStart w:id="433" w:name="_Hlk45117005"/>
      <w:r>
        <w:rPr>
          <w:rFonts w:ascii="Times New Roman" w:hAnsi="Times New Roman" w:cs="Times New Roman"/>
          <w:sz w:val="20"/>
          <w:szCs w:val="20"/>
          <w:lang w:eastAsia="x-none"/>
        </w:rPr>
        <w:t xml:space="preserve">This information is specific to the E2 Node type </w:t>
      </w:r>
      <w:r w:rsidR="005973D9">
        <w:rPr>
          <w:rFonts w:ascii="Times New Roman" w:hAnsi="Times New Roman" w:cs="Times New Roman"/>
          <w:sz w:val="20"/>
          <w:szCs w:val="20"/>
          <w:lang w:eastAsia="x-none"/>
        </w:rPr>
        <w:t xml:space="preserve">(see section 4.2) </w:t>
      </w:r>
      <w:r>
        <w:rPr>
          <w:rFonts w:ascii="Times New Roman" w:hAnsi="Times New Roman" w:cs="Times New Roman"/>
          <w:sz w:val="20"/>
          <w:szCs w:val="20"/>
          <w:lang w:eastAsia="x-none"/>
        </w:rPr>
        <w:t>and defined by the E2 Node system specifications</w:t>
      </w:r>
      <w:bookmarkEnd w:id="433"/>
    </w:p>
    <w:p w14:paraId="3B8E7CE5" w14:textId="246469AE" w:rsidR="00891ADA" w:rsidRDefault="00891ADA" w:rsidP="00891ADA">
      <w:pPr>
        <w:rPr>
          <w:ins w:id="434" w:author="作者"/>
          <w:lang w:val="en-GB"/>
        </w:rPr>
      </w:pPr>
      <w:bookmarkStart w:id="435" w:name="_Hlk29396217"/>
      <w:r>
        <w:rPr>
          <w:lang w:val="en-GB"/>
        </w:rPr>
        <w:t>If the E2 Setup procedure fails, the Near-RT RIC may provide an alternative Transport Layer Information for the E2 Node to use when reinitiating the E2 Setup procedure.</w:t>
      </w:r>
    </w:p>
    <w:p w14:paraId="3B36F19B" w14:textId="33724E96" w:rsidR="001B1DBD" w:rsidRDefault="001B1DBD" w:rsidP="00891ADA">
      <w:pPr>
        <w:rPr>
          <w:lang w:val="en-GB"/>
        </w:rPr>
      </w:pPr>
      <w:ins w:id="436" w:author="作者">
        <w:r>
          <w:rPr>
            <w:rFonts w:asciiTheme="minorEastAsia" w:eastAsiaTheme="minorEastAsia" w:hAnsiTheme="minorEastAsia" w:hint="eastAsia"/>
            <w:lang w:val="en-GB" w:eastAsia="zh-CN"/>
          </w:rPr>
          <w:t>如果E2</w:t>
        </w:r>
        <w:r>
          <w:rPr>
            <w:lang w:val="en-GB"/>
          </w:rPr>
          <w:t xml:space="preserve"> Setup</w:t>
        </w:r>
        <w:r>
          <w:rPr>
            <w:rFonts w:ascii="宋体" w:eastAsia="宋体" w:hAnsi="宋体" w:cs="宋体" w:hint="eastAsia"/>
            <w:lang w:val="en-GB" w:eastAsia="zh-CN"/>
          </w:rPr>
          <w:t>过程失败，Near-</w:t>
        </w:r>
        <w:r w:rsidR="00F40062">
          <w:rPr>
            <w:rFonts w:ascii="宋体" w:eastAsia="宋体" w:hAnsi="宋体" w:cs="宋体" w:hint="eastAsia"/>
            <w:lang w:val="en-GB" w:eastAsia="zh-CN"/>
          </w:rPr>
          <w:t>RT</w:t>
        </w:r>
        <w:r w:rsidR="00F40062">
          <w:rPr>
            <w:rFonts w:ascii="宋体" w:eastAsia="宋体" w:hAnsi="宋体" w:cs="宋体"/>
            <w:lang w:val="en-GB"/>
          </w:rPr>
          <w:t xml:space="preserve"> </w:t>
        </w:r>
        <w:r w:rsidR="00F40062">
          <w:rPr>
            <w:rFonts w:ascii="宋体" w:eastAsia="宋体" w:hAnsi="宋体" w:cs="宋体" w:hint="eastAsia"/>
            <w:lang w:val="en-GB" w:eastAsia="zh-CN"/>
          </w:rPr>
          <w:t>RIC应该提供一个可选择性地Tran</w:t>
        </w:r>
        <w:r w:rsidR="00F40062">
          <w:rPr>
            <w:rFonts w:ascii="宋体" w:eastAsia="宋体" w:hAnsi="宋体" w:cs="宋体"/>
            <w:lang w:val="en-GB"/>
          </w:rPr>
          <w:t>sport Layer</w:t>
        </w:r>
        <w:r w:rsidR="00F40062">
          <w:rPr>
            <w:rFonts w:ascii="宋体" w:eastAsia="宋体" w:hAnsi="宋体" w:cs="宋体" w:hint="eastAsia"/>
            <w:lang w:val="en-GB" w:eastAsia="zh-CN"/>
          </w:rPr>
          <w:t>信息给E2节点去使用，当重新发起E2</w:t>
        </w:r>
        <w:r w:rsidR="00F40062">
          <w:rPr>
            <w:rFonts w:ascii="宋体" w:eastAsia="宋体" w:hAnsi="宋体" w:cs="宋体"/>
            <w:lang w:val="en-GB" w:eastAsia="zh-CN"/>
          </w:rPr>
          <w:t xml:space="preserve"> </w:t>
        </w:r>
        <w:r w:rsidR="00F40062">
          <w:rPr>
            <w:rFonts w:ascii="宋体" w:eastAsia="宋体" w:hAnsi="宋体" w:cs="宋体" w:hint="eastAsia"/>
            <w:lang w:val="en-GB" w:eastAsia="zh-CN"/>
          </w:rPr>
          <w:t>Setup过程地时候。</w:t>
        </w:r>
      </w:ins>
    </w:p>
    <w:p w14:paraId="1F00303F" w14:textId="77777777" w:rsidR="00257CC8" w:rsidRPr="00BE2DCC" w:rsidRDefault="00257CC8" w:rsidP="00891ADA">
      <w:pPr>
        <w:pStyle w:val="PlantUML"/>
      </w:pPr>
      <w:r w:rsidRPr="00BE2DCC">
        <w:t>@startuml</w:t>
      </w:r>
    </w:p>
    <w:p w14:paraId="6547A91E" w14:textId="77777777" w:rsidR="00257CC8" w:rsidRDefault="00257CC8" w:rsidP="00891ADA">
      <w:pPr>
        <w:pStyle w:val="PlantUML"/>
      </w:pPr>
    </w:p>
    <w:p w14:paraId="092FC1A3" w14:textId="77777777" w:rsidR="00257CC8" w:rsidRDefault="00257CC8" w:rsidP="00891ADA">
      <w:pPr>
        <w:pStyle w:val="PlantUML"/>
      </w:pPr>
      <w:r>
        <w:rPr>
          <w:rFonts w:hint="eastAsia"/>
        </w:rPr>
        <w:t>skinparam ParticipantPadding 5</w:t>
      </w:r>
    </w:p>
    <w:p w14:paraId="0824469C" w14:textId="77777777" w:rsidR="00257CC8" w:rsidRDefault="00257CC8" w:rsidP="007073E2">
      <w:pPr>
        <w:pStyle w:val="PlantUML"/>
      </w:pPr>
      <w:r>
        <w:rPr>
          <w:rFonts w:hint="eastAsia"/>
        </w:rPr>
        <w:t>skinparam BoxPadding 10</w:t>
      </w:r>
    </w:p>
    <w:p w14:paraId="72B59194" w14:textId="77777777" w:rsidR="00257CC8" w:rsidRDefault="00257CC8">
      <w:pPr>
        <w:pStyle w:val="PlantUML"/>
      </w:pPr>
      <w:r>
        <w:t>skinparam lifelineStrategy solid</w:t>
      </w:r>
    </w:p>
    <w:p w14:paraId="3A9EE2D6" w14:textId="77777777" w:rsidR="00257CC8" w:rsidRPr="00BE2DCC" w:rsidRDefault="00257CC8">
      <w:pPr>
        <w:pStyle w:val="PlantUML"/>
      </w:pPr>
    </w:p>
    <w:p w14:paraId="7C71002F" w14:textId="77777777" w:rsidR="00257CC8" w:rsidRDefault="00257CC8">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1621001D" w14:textId="77777777" w:rsidR="00257CC8" w:rsidRDefault="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0B0E27E3" w14:textId="77777777" w:rsidR="00257CC8" w:rsidRDefault="00257CC8">
      <w:pPr>
        <w:pStyle w:val="PlantUML"/>
      </w:pPr>
    </w:p>
    <w:p w14:paraId="391CF0A7" w14:textId="77777777" w:rsidR="00257CC8" w:rsidRDefault="00257CC8">
      <w:pPr>
        <w:pStyle w:val="PlantUML"/>
      </w:pPr>
      <w:bookmarkStart w:id="437" w:name="_Hlk43477539"/>
      <w:r>
        <w:t>note over ran #white</w:t>
      </w:r>
    </w:p>
    <w:p w14:paraId="2649118F" w14:textId="77777777" w:rsidR="00257CC8" w:rsidRDefault="00257CC8">
      <w:pPr>
        <w:pStyle w:val="PlantUML"/>
      </w:pPr>
      <w:r>
        <w:t xml:space="preserve">E2 Node preconfigured with </w:t>
      </w:r>
    </w:p>
    <w:p w14:paraId="5C335B16" w14:textId="77777777" w:rsidR="00257CC8" w:rsidRDefault="00257CC8">
      <w:pPr>
        <w:pStyle w:val="PlantUML"/>
      </w:pPr>
      <w:r>
        <w:t xml:space="preserve">Near-RT RIC address </w:t>
      </w:r>
    </w:p>
    <w:p w14:paraId="393A476A" w14:textId="77777777" w:rsidR="00257CC8" w:rsidRDefault="00257CC8">
      <w:pPr>
        <w:pStyle w:val="PlantUML"/>
      </w:pPr>
      <w:r>
        <w:t>and RIC service information</w:t>
      </w:r>
    </w:p>
    <w:p w14:paraId="0C6B11C2" w14:textId="77777777" w:rsidR="00891ADA" w:rsidRDefault="00891ADA">
      <w:pPr>
        <w:pStyle w:val="PlantUML"/>
      </w:pPr>
      <w:r>
        <w:t>and E2 node configuration</w:t>
      </w:r>
    </w:p>
    <w:p w14:paraId="0BD280FB" w14:textId="77777777" w:rsidR="00257CC8" w:rsidRDefault="00257CC8">
      <w:pPr>
        <w:pStyle w:val="PlantUML"/>
      </w:pPr>
      <w:r>
        <w:t>end note</w:t>
      </w:r>
    </w:p>
    <w:bookmarkEnd w:id="437"/>
    <w:p w14:paraId="25AADE00" w14:textId="77777777" w:rsidR="00257CC8" w:rsidRDefault="00257CC8">
      <w:pPr>
        <w:pStyle w:val="PlantUML"/>
      </w:pPr>
    </w:p>
    <w:p w14:paraId="27135E0C" w14:textId="77777777" w:rsidR="00257CC8" w:rsidRPr="00BE2DCC" w:rsidRDefault="00257CC8">
      <w:pPr>
        <w:pStyle w:val="PlantUML"/>
      </w:pPr>
      <w:r>
        <w:t>ran&lt;--&gt;near: SCTP connection establishment</w:t>
      </w:r>
    </w:p>
    <w:p w14:paraId="2D0BC71B" w14:textId="6ADBF18B" w:rsidR="00257CC8" w:rsidRDefault="00257CC8">
      <w:pPr>
        <w:pStyle w:val="PlantUML"/>
      </w:pPr>
      <w:r>
        <w:t>ran</w:t>
      </w:r>
      <w:r w:rsidRPr="00BE2DCC">
        <w:t>-</w:t>
      </w:r>
      <w:r>
        <w:t>&gt;near</w:t>
      </w:r>
      <w:r w:rsidRPr="00BE2DCC">
        <w:t xml:space="preserve">: </w:t>
      </w:r>
      <w:r>
        <w:t xml:space="preserve">E2 SETUP REQUEST </w:t>
      </w:r>
      <w:r w:rsidR="00891ADA">
        <w:t>\n</w:t>
      </w:r>
      <w:r>
        <w:t>(RIC service and E2 Node configuration information)</w:t>
      </w:r>
    </w:p>
    <w:p w14:paraId="37E21AFF" w14:textId="77777777" w:rsidR="00257CC8" w:rsidRDefault="00257CC8">
      <w:pPr>
        <w:pStyle w:val="PlantUML"/>
      </w:pPr>
    </w:p>
    <w:p w14:paraId="78326759" w14:textId="77777777" w:rsidR="00257CC8" w:rsidRDefault="00257CC8">
      <w:pPr>
        <w:pStyle w:val="PlantUML"/>
      </w:pPr>
      <w:r>
        <w:t>note over near #white</w:t>
      </w:r>
    </w:p>
    <w:p w14:paraId="40B3C2CF" w14:textId="77777777" w:rsidR="00257CC8" w:rsidRDefault="00257CC8">
      <w:pPr>
        <w:pStyle w:val="PlantUML"/>
      </w:pPr>
      <w:r>
        <w:t xml:space="preserve">Near-RT RIC extracts list of </w:t>
      </w:r>
    </w:p>
    <w:p w14:paraId="4B45543E" w14:textId="77777777" w:rsidR="00257CC8" w:rsidRDefault="00257CC8">
      <w:pPr>
        <w:pStyle w:val="PlantUML"/>
      </w:pPr>
      <w:r>
        <w:t xml:space="preserve">supported Near-RT RIC Services </w:t>
      </w:r>
    </w:p>
    <w:p w14:paraId="3DBDAE95" w14:textId="77777777" w:rsidR="00257CC8" w:rsidRDefault="00257CC8">
      <w:pPr>
        <w:pStyle w:val="PlantUML"/>
      </w:pPr>
      <w:r>
        <w:t xml:space="preserve">and mapping of services to </w:t>
      </w:r>
    </w:p>
    <w:p w14:paraId="30DF5EB9" w14:textId="77777777" w:rsidR="00257CC8" w:rsidRDefault="00257CC8">
      <w:pPr>
        <w:pStyle w:val="PlantUML"/>
      </w:pPr>
      <w:r>
        <w:t>functions and stores information</w:t>
      </w:r>
    </w:p>
    <w:p w14:paraId="0441BBD3" w14:textId="77777777" w:rsidR="00257CC8" w:rsidRDefault="00257CC8">
      <w:pPr>
        <w:pStyle w:val="PlantUML"/>
      </w:pPr>
      <w:r>
        <w:t>end note</w:t>
      </w:r>
    </w:p>
    <w:p w14:paraId="68CF2E3E" w14:textId="77777777" w:rsidR="00257CC8" w:rsidRDefault="00257CC8">
      <w:pPr>
        <w:pStyle w:val="PlantUML"/>
      </w:pPr>
    </w:p>
    <w:p w14:paraId="73A99D31" w14:textId="77777777" w:rsidR="00891ADA" w:rsidRDefault="00891ADA">
      <w:pPr>
        <w:pStyle w:val="PlantUML"/>
      </w:pPr>
      <w:r>
        <w:t>note over near #white</w:t>
      </w:r>
    </w:p>
    <w:p w14:paraId="4D005C48" w14:textId="77777777" w:rsidR="00891ADA" w:rsidRDefault="00891ADA">
      <w:pPr>
        <w:pStyle w:val="PlantUML"/>
      </w:pPr>
      <w:r>
        <w:t xml:space="preserve">Near-RT RIC extracts list of </w:t>
      </w:r>
    </w:p>
    <w:p w14:paraId="21E11D2F" w14:textId="77777777" w:rsidR="00891ADA" w:rsidRDefault="00891ADA">
      <w:pPr>
        <w:pStyle w:val="PlantUML"/>
      </w:pPr>
      <w:r>
        <w:t xml:space="preserve">E2 Node configuration </w:t>
      </w:r>
    </w:p>
    <w:p w14:paraId="5429648C" w14:textId="77777777" w:rsidR="00891ADA" w:rsidRDefault="00891ADA">
      <w:pPr>
        <w:pStyle w:val="PlantUML"/>
      </w:pPr>
      <w:r>
        <w:t>information and stores information</w:t>
      </w:r>
    </w:p>
    <w:p w14:paraId="53032BD8" w14:textId="77777777" w:rsidR="00891ADA" w:rsidRDefault="00891ADA">
      <w:pPr>
        <w:pStyle w:val="PlantUML"/>
      </w:pPr>
      <w:r>
        <w:t>end note</w:t>
      </w:r>
    </w:p>
    <w:p w14:paraId="6F2E013F" w14:textId="77777777" w:rsidR="00257CC8" w:rsidRDefault="00257CC8">
      <w:pPr>
        <w:pStyle w:val="PlantUML"/>
      </w:pPr>
    </w:p>
    <w:p w14:paraId="52F2D056" w14:textId="63710A1B" w:rsidR="00257CC8" w:rsidRDefault="00257CC8">
      <w:pPr>
        <w:pStyle w:val="PlantUML"/>
      </w:pPr>
      <w:r>
        <w:t>ran&lt;</w:t>
      </w:r>
      <w:r w:rsidRPr="00BE2DCC">
        <w:t>-</w:t>
      </w:r>
      <w:r>
        <w:t>near</w:t>
      </w:r>
      <w:r w:rsidRPr="00BE2DCC">
        <w:t xml:space="preserve">: </w:t>
      </w:r>
      <w:r>
        <w:t xml:space="preserve">E2 SETUP RESPONSE </w:t>
      </w:r>
      <w:r w:rsidR="00891ADA">
        <w:t>\n</w:t>
      </w:r>
      <w:r>
        <w:t xml:space="preserve">(RIC Service </w:t>
      </w:r>
      <w:r w:rsidR="00891ADA">
        <w:t xml:space="preserve">and E2 Node configuration </w:t>
      </w:r>
      <w:r>
        <w:t>Ack)</w:t>
      </w:r>
    </w:p>
    <w:p w14:paraId="482F5639" w14:textId="77777777" w:rsidR="00257CC8" w:rsidRPr="00BE2DCC" w:rsidRDefault="00257CC8">
      <w:pPr>
        <w:pStyle w:val="PlantUML"/>
      </w:pPr>
    </w:p>
    <w:p w14:paraId="5B0BA086" w14:textId="77777777" w:rsidR="00257CC8" w:rsidRPr="00BE2DCC" w:rsidRDefault="00257CC8">
      <w:pPr>
        <w:pStyle w:val="PlantUML"/>
      </w:pPr>
      <w:r w:rsidRPr="00BE2DCC">
        <w:t>@enduml</w:t>
      </w:r>
    </w:p>
    <w:bookmarkEnd w:id="435"/>
    <w:p w14:paraId="45668C7A" w14:textId="68D8DA74" w:rsidR="00891ADA" w:rsidRDefault="00891ADA" w:rsidP="00891ADA">
      <w:pPr>
        <w:pStyle w:val="PlantUMLImg"/>
      </w:pPr>
      <w:r>
        <w:lastRenderedPageBreak/>
        <w:drawing>
          <wp:inline distT="0" distB="0" distL="0" distR="0" wp14:anchorId="624194CA" wp14:editId="55287420">
            <wp:extent cx="5133975" cy="4533900"/>
            <wp:effectExtent l="0" t="0" r="9525" b="0"/>
            <wp:docPr id="21" name="Graphic 2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33975" cy="4533900"/>
                    </a:xfrm>
                    <a:prstGeom prst="rect">
                      <a:avLst/>
                    </a:prstGeom>
                  </pic:spPr>
                </pic:pic>
              </a:graphicData>
            </a:graphic>
          </wp:inline>
        </w:drawing>
      </w:r>
    </w:p>
    <w:p w14:paraId="49FF5DBF" w14:textId="178E33D1" w:rsidR="00257CC8" w:rsidRPr="00AA6C40" w:rsidRDefault="00257CC8" w:rsidP="00257CC8">
      <w:pPr>
        <w:pStyle w:val="TF"/>
      </w:pPr>
      <w:r w:rsidRPr="00AA6C40">
        <w:t>Figure 5.</w:t>
      </w:r>
      <w:r>
        <w:t>5</w:t>
      </w:r>
      <w:r w:rsidRPr="00AA6C40">
        <w:t xml:space="preserve">.2-1: </w:t>
      </w:r>
      <w:r>
        <w:t>E2 Setup procedure</w:t>
      </w:r>
    </w:p>
    <w:p w14:paraId="64BC52DC" w14:textId="10363E35" w:rsidR="00257CC8" w:rsidRPr="00257CC8" w:rsidRDefault="00257CC8" w:rsidP="00257CC8">
      <w:pPr>
        <w:pStyle w:val="3"/>
        <w:numPr>
          <w:ilvl w:val="0"/>
          <w:numId w:val="0"/>
        </w:numPr>
        <w:rPr>
          <w:lang w:val="en-US"/>
        </w:rPr>
      </w:pPr>
      <w:bookmarkStart w:id="438" w:name="_Toc45723262"/>
      <w:bookmarkEnd w:id="430"/>
      <w:r w:rsidRPr="00257CC8">
        <w:rPr>
          <w:lang w:val="en-US"/>
        </w:rPr>
        <w:t>5.</w:t>
      </w:r>
      <w:r>
        <w:rPr>
          <w:lang w:val="en-US"/>
        </w:rPr>
        <w:t>5</w:t>
      </w:r>
      <w:r w:rsidRPr="00257CC8">
        <w:rPr>
          <w:lang w:val="en-US"/>
        </w:rPr>
        <w:t>.3</w:t>
      </w:r>
      <w:r w:rsidRPr="00257CC8">
        <w:rPr>
          <w:lang w:val="en-US"/>
        </w:rPr>
        <w:tab/>
        <w:t>E2 Reset procedure</w:t>
      </w:r>
      <w:bookmarkEnd w:id="438"/>
    </w:p>
    <w:p w14:paraId="27C3A009" w14:textId="77777777" w:rsidR="00257CC8" w:rsidRDefault="00257CC8" w:rsidP="00257CC8">
      <w:pPr>
        <w:rPr>
          <w:lang w:eastAsia="x-none"/>
        </w:rPr>
      </w:pPr>
      <w:r>
        <w:rPr>
          <w:lang w:val="en-GB"/>
        </w:rPr>
        <w:t>The E2 Reset procedure is used by either the E2 Node or Near-RT RIC to reset the E2 interface</w:t>
      </w:r>
      <w:r>
        <w:rPr>
          <w:lang w:eastAsia="x-none"/>
        </w:rPr>
        <w:t xml:space="preserve">.  </w:t>
      </w:r>
    </w:p>
    <w:p w14:paraId="16DF3225" w14:textId="674DA328" w:rsidR="00257CC8" w:rsidRDefault="00257CC8" w:rsidP="00257CC8">
      <w:pPr>
        <w:rPr>
          <w:lang w:eastAsia="x-none"/>
        </w:rPr>
      </w:pPr>
      <w:r>
        <w:rPr>
          <w:lang w:eastAsia="x-none"/>
        </w:rPr>
        <w:t>Information previous exchanged during E2 Setup</w:t>
      </w:r>
      <w:r w:rsidR="00891ADA">
        <w:rPr>
          <w:lang w:eastAsia="x-none"/>
        </w:rPr>
        <w:t>, E2 Node Configuration Update</w:t>
      </w:r>
      <w:r>
        <w:rPr>
          <w:lang w:eastAsia="x-none"/>
        </w:rPr>
        <w:t xml:space="preserve"> and RIC Service Update procedures shall be maintained however the outcome of all previous RIC Subscription shall be deleted from the E2 Node and</w:t>
      </w:r>
      <w:r w:rsidRPr="00ED3BB2">
        <w:t xml:space="preserve"> </w:t>
      </w:r>
      <w:r w:rsidRPr="00ED3BB2">
        <w:rPr>
          <w:lang w:eastAsia="x-none"/>
        </w:rPr>
        <w:t>E2 Node gracefully terminates any ongoing Near-RT RIC call processes</w:t>
      </w:r>
      <w:r>
        <w:rPr>
          <w:lang w:eastAsia="x-none"/>
        </w:rPr>
        <w:t xml:space="preserve">.  </w:t>
      </w:r>
    </w:p>
    <w:p w14:paraId="0B9363C0" w14:textId="77777777" w:rsidR="00257CC8" w:rsidRDefault="00257CC8" w:rsidP="00257CC8">
      <w:pPr>
        <w:rPr>
          <w:lang w:eastAsia="x-none"/>
        </w:rPr>
      </w:pPr>
      <w:r>
        <w:rPr>
          <w:lang w:eastAsia="x-none"/>
        </w:rPr>
        <w:t>The Near-RT RIC may then proceed to re-establish any RIC Subscriptions as required.</w:t>
      </w:r>
    </w:p>
    <w:p w14:paraId="306679F8" w14:textId="77777777" w:rsidR="00257CC8" w:rsidRPr="00BE2DCC" w:rsidRDefault="00257CC8" w:rsidP="00257CC8">
      <w:pPr>
        <w:pStyle w:val="PlantUML"/>
      </w:pPr>
      <w:r w:rsidRPr="00BE2DCC">
        <w:t>@startuml</w:t>
      </w:r>
    </w:p>
    <w:p w14:paraId="6661E1EE" w14:textId="77777777" w:rsidR="00257CC8" w:rsidRDefault="00257CC8" w:rsidP="00257CC8">
      <w:pPr>
        <w:pStyle w:val="PlantUML"/>
      </w:pPr>
    </w:p>
    <w:p w14:paraId="54254233" w14:textId="77777777" w:rsidR="00257CC8" w:rsidRDefault="00257CC8" w:rsidP="00257CC8">
      <w:pPr>
        <w:pStyle w:val="PlantUML"/>
      </w:pPr>
      <w:r>
        <w:rPr>
          <w:rFonts w:hint="eastAsia"/>
        </w:rPr>
        <w:t xml:space="preserve">skinparam ParticipantPadding </w:t>
      </w:r>
      <w:r>
        <w:t>100</w:t>
      </w:r>
    </w:p>
    <w:p w14:paraId="34697718" w14:textId="77777777" w:rsidR="00257CC8" w:rsidRDefault="00257CC8" w:rsidP="00257CC8">
      <w:pPr>
        <w:pStyle w:val="PlantUML"/>
      </w:pPr>
      <w:r>
        <w:rPr>
          <w:rFonts w:hint="eastAsia"/>
        </w:rPr>
        <w:t>skinparam BoxPadding 10</w:t>
      </w:r>
    </w:p>
    <w:p w14:paraId="4D0AA205" w14:textId="77777777" w:rsidR="00257CC8" w:rsidRDefault="00257CC8" w:rsidP="00257CC8">
      <w:pPr>
        <w:pStyle w:val="PlantUML"/>
      </w:pPr>
      <w:r>
        <w:t>skinparam lifelineStrategy solid</w:t>
      </w:r>
    </w:p>
    <w:p w14:paraId="2BF66C8A" w14:textId="77777777" w:rsidR="00257CC8" w:rsidRPr="00BE2DCC" w:rsidRDefault="00257CC8" w:rsidP="00257CC8">
      <w:pPr>
        <w:pStyle w:val="PlantUML"/>
      </w:pPr>
    </w:p>
    <w:p w14:paraId="27AEB1FE" w14:textId="77777777" w:rsidR="00257CC8" w:rsidRDefault="00257CC8" w:rsidP="00257CC8">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73EF182A" w14:textId="77777777" w:rsidR="00257CC8" w:rsidRDefault="00257CC8" w:rsidP="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367EFA9F" w14:textId="77777777" w:rsidR="00257CC8" w:rsidRDefault="00257CC8" w:rsidP="00257CC8">
      <w:pPr>
        <w:pStyle w:val="PlantUML"/>
      </w:pPr>
    </w:p>
    <w:p w14:paraId="406166E0" w14:textId="77777777" w:rsidR="00257CC8" w:rsidRDefault="00257CC8" w:rsidP="00257CC8">
      <w:pPr>
        <w:pStyle w:val="PlantUML"/>
      </w:pPr>
      <w:r>
        <w:t>note over ran #white</w:t>
      </w:r>
    </w:p>
    <w:p w14:paraId="73B4734B" w14:textId="77777777" w:rsidR="00257CC8" w:rsidRDefault="00257CC8" w:rsidP="00257CC8">
      <w:pPr>
        <w:pStyle w:val="PlantUML"/>
      </w:pPr>
      <w:r>
        <w:t>E2 Node detects abnormal failure</w:t>
      </w:r>
    </w:p>
    <w:p w14:paraId="6CB7EEDE" w14:textId="77777777" w:rsidR="00257CC8" w:rsidRDefault="00257CC8" w:rsidP="00257CC8">
      <w:pPr>
        <w:pStyle w:val="PlantUML"/>
      </w:pPr>
      <w:r>
        <w:t>end note</w:t>
      </w:r>
    </w:p>
    <w:p w14:paraId="6753A6C5" w14:textId="77777777" w:rsidR="00257CC8" w:rsidRPr="00BE2DCC" w:rsidRDefault="00257CC8" w:rsidP="00257CC8">
      <w:pPr>
        <w:pStyle w:val="PlantUML"/>
      </w:pPr>
    </w:p>
    <w:p w14:paraId="0F31B19B" w14:textId="77777777" w:rsidR="00257CC8" w:rsidRDefault="00257CC8" w:rsidP="00257CC8">
      <w:pPr>
        <w:pStyle w:val="PlantUML"/>
      </w:pPr>
      <w:r>
        <w:t>ran</w:t>
      </w:r>
      <w:r w:rsidRPr="00BE2DCC">
        <w:t>-</w:t>
      </w:r>
      <w:r>
        <w:t>&gt;near</w:t>
      </w:r>
      <w:r w:rsidRPr="00BE2DCC">
        <w:t xml:space="preserve">: </w:t>
      </w:r>
      <w:r>
        <w:t>RESET REQUEST (Cause)</w:t>
      </w:r>
    </w:p>
    <w:p w14:paraId="00773937" w14:textId="77777777" w:rsidR="00257CC8" w:rsidRDefault="00257CC8" w:rsidP="00257CC8">
      <w:pPr>
        <w:pStyle w:val="PlantUML"/>
      </w:pPr>
    </w:p>
    <w:p w14:paraId="78DAA567" w14:textId="77777777" w:rsidR="00257CC8" w:rsidRDefault="00257CC8" w:rsidP="00257CC8">
      <w:pPr>
        <w:pStyle w:val="PlantUML"/>
      </w:pPr>
      <w:r>
        <w:t>note over near #white</w:t>
      </w:r>
    </w:p>
    <w:p w14:paraId="770869FC" w14:textId="77777777" w:rsidR="00257CC8" w:rsidRDefault="00257CC8" w:rsidP="00257CC8">
      <w:pPr>
        <w:pStyle w:val="PlantUML"/>
      </w:pPr>
      <w:r>
        <w:t xml:space="preserve">Near-RT RIC informs xApps of </w:t>
      </w:r>
    </w:p>
    <w:p w14:paraId="18D6E0CF" w14:textId="77777777" w:rsidR="00257CC8" w:rsidRDefault="00257CC8" w:rsidP="00257CC8">
      <w:pPr>
        <w:pStyle w:val="PlantUML"/>
      </w:pPr>
      <w:r>
        <w:lastRenderedPageBreak/>
        <w:t>RESET from E2 Node</w:t>
      </w:r>
    </w:p>
    <w:p w14:paraId="067B2D36" w14:textId="77777777" w:rsidR="00257CC8" w:rsidRDefault="00257CC8" w:rsidP="00257CC8">
      <w:pPr>
        <w:pStyle w:val="PlantUML"/>
      </w:pPr>
      <w:r>
        <w:t>end note</w:t>
      </w:r>
    </w:p>
    <w:p w14:paraId="3E821316" w14:textId="77777777" w:rsidR="00257CC8" w:rsidRDefault="00257CC8" w:rsidP="00257CC8">
      <w:pPr>
        <w:pStyle w:val="PlantUML"/>
      </w:pPr>
    </w:p>
    <w:p w14:paraId="1F22FBC0" w14:textId="77777777" w:rsidR="00257CC8" w:rsidRDefault="00257CC8" w:rsidP="00257CC8">
      <w:pPr>
        <w:pStyle w:val="PlantUML"/>
      </w:pPr>
      <w:r>
        <w:t xml:space="preserve">note over ran #white </w:t>
      </w:r>
    </w:p>
    <w:p w14:paraId="1C20B68A" w14:textId="77777777" w:rsidR="00257CC8" w:rsidRDefault="00257CC8" w:rsidP="00257CC8">
      <w:pPr>
        <w:pStyle w:val="PlantUML"/>
      </w:pPr>
      <w:r>
        <w:t xml:space="preserve">E2 Node deletes </w:t>
      </w:r>
      <w:r w:rsidRPr="005F7C0D">
        <w:t>any</w:t>
      </w:r>
    </w:p>
    <w:p w14:paraId="2E07920B" w14:textId="77777777" w:rsidR="00257CC8" w:rsidRDefault="00257CC8" w:rsidP="00257CC8">
      <w:pPr>
        <w:pStyle w:val="PlantUML"/>
      </w:pPr>
      <w:r w:rsidRPr="005F7C0D">
        <w:t xml:space="preserve">pre-established RIC </w:t>
      </w:r>
    </w:p>
    <w:p w14:paraId="737A7587" w14:textId="77777777" w:rsidR="00257CC8" w:rsidRDefault="00257CC8" w:rsidP="00257CC8">
      <w:pPr>
        <w:pStyle w:val="PlantUML"/>
      </w:pPr>
      <w:r w:rsidRPr="005F7C0D">
        <w:t>Subscriptions</w:t>
      </w:r>
    </w:p>
    <w:p w14:paraId="3BFBAB76" w14:textId="77777777" w:rsidR="00257CC8" w:rsidRDefault="00257CC8" w:rsidP="00257CC8">
      <w:pPr>
        <w:pStyle w:val="PlantUML"/>
      </w:pPr>
      <w:r>
        <w:t>end note</w:t>
      </w:r>
    </w:p>
    <w:p w14:paraId="40EDAB9A" w14:textId="77777777" w:rsidR="00257CC8" w:rsidRDefault="00257CC8" w:rsidP="00257CC8">
      <w:pPr>
        <w:pStyle w:val="PlantUML"/>
      </w:pPr>
    </w:p>
    <w:p w14:paraId="78DD15B3" w14:textId="77777777" w:rsidR="00257CC8" w:rsidRDefault="00257CC8" w:rsidP="00257CC8">
      <w:pPr>
        <w:pStyle w:val="PlantUML"/>
      </w:pPr>
      <w:r>
        <w:t xml:space="preserve">note over ran #white </w:t>
      </w:r>
    </w:p>
    <w:p w14:paraId="54965D4D" w14:textId="77777777" w:rsidR="00257CC8" w:rsidRDefault="00257CC8" w:rsidP="00257CC8">
      <w:pPr>
        <w:pStyle w:val="PlantUML"/>
      </w:pPr>
      <w:r>
        <w:t>E2 Node g</w:t>
      </w:r>
      <w:r w:rsidRPr="00ED3BB2">
        <w:t xml:space="preserve">racefully </w:t>
      </w:r>
    </w:p>
    <w:p w14:paraId="278634C2" w14:textId="77777777" w:rsidR="00257CC8" w:rsidRDefault="00257CC8" w:rsidP="00257CC8">
      <w:pPr>
        <w:pStyle w:val="PlantUML"/>
      </w:pPr>
      <w:r w:rsidRPr="00ED3BB2">
        <w:t>terminate</w:t>
      </w:r>
      <w:r>
        <w:t>s</w:t>
      </w:r>
      <w:r w:rsidRPr="00ED3BB2">
        <w:t xml:space="preserve"> any ongoing </w:t>
      </w:r>
    </w:p>
    <w:p w14:paraId="62A2AB86" w14:textId="77777777" w:rsidR="00257CC8" w:rsidRDefault="00257CC8" w:rsidP="00257CC8">
      <w:pPr>
        <w:pStyle w:val="PlantUML"/>
      </w:pPr>
      <w:r w:rsidRPr="00ED3BB2">
        <w:t>Near-RT RIC call processes</w:t>
      </w:r>
    </w:p>
    <w:p w14:paraId="159B2499" w14:textId="77777777" w:rsidR="00257CC8" w:rsidRDefault="00257CC8" w:rsidP="00257CC8">
      <w:pPr>
        <w:pStyle w:val="PlantUML"/>
      </w:pPr>
      <w:r>
        <w:t>end note</w:t>
      </w:r>
    </w:p>
    <w:p w14:paraId="7BD7D127" w14:textId="77777777" w:rsidR="00257CC8" w:rsidRDefault="00257CC8" w:rsidP="00257CC8">
      <w:pPr>
        <w:pStyle w:val="PlantUML"/>
      </w:pPr>
    </w:p>
    <w:p w14:paraId="217FC1A0" w14:textId="77777777" w:rsidR="00257CC8" w:rsidRDefault="00257CC8" w:rsidP="00257CC8">
      <w:pPr>
        <w:pStyle w:val="PlantUML"/>
      </w:pPr>
      <w:r>
        <w:t>ran&lt;</w:t>
      </w:r>
      <w:r w:rsidRPr="00BE2DCC">
        <w:t>-</w:t>
      </w:r>
      <w:r>
        <w:t>near</w:t>
      </w:r>
      <w:r w:rsidRPr="00BE2DCC">
        <w:t xml:space="preserve">: </w:t>
      </w:r>
      <w:r>
        <w:t>RESET RESPONSE</w:t>
      </w:r>
    </w:p>
    <w:p w14:paraId="3D33E5BA" w14:textId="77777777" w:rsidR="00257CC8" w:rsidRDefault="00257CC8" w:rsidP="00257CC8">
      <w:pPr>
        <w:pStyle w:val="PlantUML"/>
      </w:pPr>
    </w:p>
    <w:p w14:paraId="0B00D8CE" w14:textId="77777777" w:rsidR="00257CC8" w:rsidRDefault="00257CC8" w:rsidP="00257CC8">
      <w:pPr>
        <w:pStyle w:val="PlantUML"/>
      </w:pPr>
      <w:r>
        <w:t>note over near #white</w:t>
      </w:r>
    </w:p>
    <w:p w14:paraId="3A8A0E35" w14:textId="77777777" w:rsidR="00257CC8" w:rsidRDefault="00257CC8" w:rsidP="00257CC8">
      <w:pPr>
        <w:pStyle w:val="PlantUML"/>
      </w:pPr>
      <w:r>
        <w:t xml:space="preserve">Near-RT RIC may re-establish </w:t>
      </w:r>
    </w:p>
    <w:p w14:paraId="5D4FEA02" w14:textId="77777777" w:rsidR="00257CC8" w:rsidRDefault="00257CC8" w:rsidP="00257CC8">
      <w:pPr>
        <w:pStyle w:val="PlantUML"/>
      </w:pPr>
      <w:r>
        <w:t>RIC Subscriptions</w:t>
      </w:r>
    </w:p>
    <w:p w14:paraId="5DD13800" w14:textId="77777777" w:rsidR="00257CC8" w:rsidRDefault="00257CC8" w:rsidP="00257CC8">
      <w:pPr>
        <w:pStyle w:val="PlantUML"/>
      </w:pPr>
      <w:r>
        <w:t>end note</w:t>
      </w:r>
    </w:p>
    <w:p w14:paraId="3E5E39B5" w14:textId="77777777" w:rsidR="00257CC8" w:rsidRPr="00BE2DCC" w:rsidRDefault="00257CC8" w:rsidP="00257CC8">
      <w:pPr>
        <w:pStyle w:val="PlantUML"/>
      </w:pPr>
    </w:p>
    <w:p w14:paraId="3FD8A933" w14:textId="77777777" w:rsidR="00257CC8" w:rsidRPr="00BE2DCC" w:rsidRDefault="00257CC8" w:rsidP="00257CC8">
      <w:pPr>
        <w:pStyle w:val="PlantUML"/>
      </w:pPr>
      <w:r w:rsidRPr="00BE2DCC">
        <w:t>@enduml</w:t>
      </w:r>
    </w:p>
    <w:p w14:paraId="75DFD833" w14:textId="77777777" w:rsidR="00257CC8" w:rsidRDefault="00257CC8" w:rsidP="00257CC8">
      <w:pPr>
        <w:pStyle w:val="PlantUMLImg"/>
      </w:pPr>
      <w:r>
        <w:drawing>
          <wp:inline distT="0" distB="0" distL="0" distR="0" wp14:anchorId="66B4940F" wp14:editId="38A0DF89">
            <wp:extent cx="5419725" cy="4391025"/>
            <wp:effectExtent l="0" t="0" r="9525" b="9525"/>
            <wp:docPr id="16" name="Graphic 1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419725" cy="4391025"/>
                    </a:xfrm>
                    <a:prstGeom prst="rect">
                      <a:avLst/>
                    </a:prstGeom>
                  </pic:spPr>
                </pic:pic>
              </a:graphicData>
            </a:graphic>
          </wp:inline>
        </w:drawing>
      </w:r>
    </w:p>
    <w:p w14:paraId="27761217" w14:textId="4050F643" w:rsidR="00257CC8" w:rsidRDefault="00257CC8" w:rsidP="00257CC8">
      <w:pPr>
        <w:pStyle w:val="TF"/>
      </w:pPr>
      <w:r w:rsidRPr="00AA6C40">
        <w:t>Figure 5.</w:t>
      </w:r>
      <w:r>
        <w:t>5</w:t>
      </w:r>
      <w:r w:rsidRPr="00AA6C40">
        <w:t>.</w:t>
      </w:r>
      <w:r>
        <w:t>3</w:t>
      </w:r>
      <w:r w:rsidRPr="00AA6C40">
        <w:t xml:space="preserve">-1: </w:t>
      </w:r>
      <w:r>
        <w:t>E2 Reset procedure (E2 Node initiated)</w:t>
      </w:r>
    </w:p>
    <w:p w14:paraId="77A0D60B" w14:textId="77777777" w:rsidR="00257CC8" w:rsidRPr="00BE2DCC" w:rsidRDefault="00257CC8" w:rsidP="00257CC8">
      <w:pPr>
        <w:pStyle w:val="PlantUML"/>
      </w:pPr>
      <w:r w:rsidRPr="00BE2DCC">
        <w:t>@startuml</w:t>
      </w:r>
    </w:p>
    <w:p w14:paraId="70404E18" w14:textId="77777777" w:rsidR="00257CC8" w:rsidRDefault="00257CC8" w:rsidP="00257CC8">
      <w:pPr>
        <w:pStyle w:val="PlantUML"/>
      </w:pPr>
    </w:p>
    <w:p w14:paraId="6E00D059" w14:textId="77777777" w:rsidR="00257CC8" w:rsidRDefault="00257CC8" w:rsidP="00257CC8">
      <w:pPr>
        <w:pStyle w:val="PlantUML"/>
      </w:pPr>
      <w:r>
        <w:rPr>
          <w:rFonts w:hint="eastAsia"/>
        </w:rPr>
        <w:t xml:space="preserve">skinparam ParticipantPadding </w:t>
      </w:r>
      <w:r>
        <w:t>100</w:t>
      </w:r>
    </w:p>
    <w:p w14:paraId="3045DA3F" w14:textId="77777777" w:rsidR="00257CC8" w:rsidRDefault="00257CC8" w:rsidP="00257CC8">
      <w:pPr>
        <w:pStyle w:val="PlantUML"/>
      </w:pPr>
      <w:r>
        <w:rPr>
          <w:rFonts w:hint="eastAsia"/>
        </w:rPr>
        <w:t>skinparam BoxPadding 10</w:t>
      </w:r>
    </w:p>
    <w:p w14:paraId="02D27CBB" w14:textId="77777777" w:rsidR="00257CC8" w:rsidRDefault="00257CC8" w:rsidP="00257CC8">
      <w:pPr>
        <w:pStyle w:val="PlantUML"/>
      </w:pPr>
      <w:r>
        <w:t>skinparam lifelineStrategy solid</w:t>
      </w:r>
    </w:p>
    <w:p w14:paraId="6007BD3E" w14:textId="77777777" w:rsidR="00257CC8" w:rsidRPr="00BE2DCC" w:rsidRDefault="00257CC8" w:rsidP="00257CC8">
      <w:pPr>
        <w:pStyle w:val="PlantUML"/>
      </w:pPr>
    </w:p>
    <w:p w14:paraId="23F3CCEB" w14:textId="77777777" w:rsidR="00257CC8" w:rsidRDefault="00257CC8" w:rsidP="00257CC8">
      <w:pPr>
        <w:pStyle w:val="PlantUML"/>
      </w:pPr>
      <w:r>
        <w:rPr>
          <w:rFonts w:hint="eastAsia"/>
        </w:rPr>
        <w:lastRenderedPageBreak/>
        <w:t xml:space="preserve">participant </w:t>
      </w:r>
      <w:r>
        <w:rPr>
          <w:rFonts w:hint="eastAsia"/>
        </w:rPr>
        <w:t>“</w:t>
      </w:r>
      <w:r>
        <w:t>N</w:t>
      </w:r>
      <w:r>
        <w:rPr>
          <w:rFonts w:hint="eastAsia"/>
        </w:rPr>
        <w:t>ear-RT RIC</w:t>
      </w:r>
      <w:r>
        <w:rPr>
          <w:rFonts w:hint="eastAsia"/>
        </w:rPr>
        <w:t>”</w:t>
      </w:r>
      <w:r>
        <w:rPr>
          <w:rFonts w:hint="eastAsia"/>
        </w:rPr>
        <w:t xml:space="preserve"> as near</w:t>
      </w:r>
    </w:p>
    <w:p w14:paraId="5B09123C" w14:textId="77777777" w:rsidR="00257CC8" w:rsidRDefault="00257CC8" w:rsidP="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060D70DA" w14:textId="77777777" w:rsidR="00257CC8" w:rsidRDefault="00257CC8" w:rsidP="00257CC8">
      <w:pPr>
        <w:pStyle w:val="PlantUML"/>
      </w:pPr>
    </w:p>
    <w:p w14:paraId="4CAF01A2" w14:textId="77777777" w:rsidR="00257CC8" w:rsidRDefault="00257CC8" w:rsidP="00257CC8">
      <w:pPr>
        <w:pStyle w:val="PlantUML"/>
      </w:pPr>
      <w:r>
        <w:t>note over near #white</w:t>
      </w:r>
    </w:p>
    <w:p w14:paraId="70DE84A8" w14:textId="77777777" w:rsidR="00257CC8" w:rsidRDefault="00257CC8" w:rsidP="00257CC8">
      <w:pPr>
        <w:pStyle w:val="PlantUML"/>
      </w:pPr>
      <w:r>
        <w:t>Near-RT RIC detects abnormal failure</w:t>
      </w:r>
    </w:p>
    <w:p w14:paraId="239414F3" w14:textId="77777777" w:rsidR="00257CC8" w:rsidRDefault="00257CC8" w:rsidP="00257CC8">
      <w:pPr>
        <w:pStyle w:val="PlantUML"/>
      </w:pPr>
      <w:r>
        <w:t>end note</w:t>
      </w:r>
    </w:p>
    <w:p w14:paraId="02F461C2" w14:textId="77777777" w:rsidR="00257CC8" w:rsidRPr="00BE2DCC" w:rsidRDefault="00257CC8" w:rsidP="00257CC8">
      <w:pPr>
        <w:pStyle w:val="PlantUML"/>
      </w:pPr>
    </w:p>
    <w:p w14:paraId="7456FAC8" w14:textId="77777777" w:rsidR="00257CC8" w:rsidRDefault="00257CC8" w:rsidP="00257CC8">
      <w:pPr>
        <w:pStyle w:val="PlantUML"/>
      </w:pPr>
      <w:r>
        <w:t>ran&lt;-near</w:t>
      </w:r>
      <w:r w:rsidRPr="00BE2DCC">
        <w:t xml:space="preserve">: </w:t>
      </w:r>
      <w:r>
        <w:t>RESET REQUEST (Cause)</w:t>
      </w:r>
    </w:p>
    <w:p w14:paraId="47DFCA69" w14:textId="77777777" w:rsidR="00257CC8" w:rsidRDefault="00257CC8" w:rsidP="00257CC8">
      <w:pPr>
        <w:pStyle w:val="PlantUML"/>
      </w:pPr>
    </w:p>
    <w:p w14:paraId="6F65035F" w14:textId="77777777" w:rsidR="00257CC8" w:rsidRDefault="00257CC8" w:rsidP="00257CC8">
      <w:pPr>
        <w:pStyle w:val="PlantUML"/>
      </w:pPr>
      <w:r>
        <w:t xml:space="preserve">note over ran #white </w:t>
      </w:r>
    </w:p>
    <w:p w14:paraId="113F3C90" w14:textId="77777777" w:rsidR="00257CC8" w:rsidRDefault="00257CC8" w:rsidP="00257CC8">
      <w:pPr>
        <w:pStyle w:val="PlantUML"/>
      </w:pPr>
      <w:r>
        <w:t xml:space="preserve">E2 Node deletes </w:t>
      </w:r>
      <w:r w:rsidRPr="005F7C0D">
        <w:t>any</w:t>
      </w:r>
    </w:p>
    <w:p w14:paraId="42032D44" w14:textId="77777777" w:rsidR="00257CC8" w:rsidRDefault="00257CC8" w:rsidP="00257CC8">
      <w:pPr>
        <w:pStyle w:val="PlantUML"/>
      </w:pPr>
      <w:r w:rsidRPr="005F7C0D">
        <w:t xml:space="preserve">pre-established RIC </w:t>
      </w:r>
    </w:p>
    <w:p w14:paraId="0EEC5216" w14:textId="77777777" w:rsidR="00257CC8" w:rsidRDefault="00257CC8" w:rsidP="00257CC8">
      <w:pPr>
        <w:pStyle w:val="PlantUML"/>
      </w:pPr>
      <w:r w:rsidRPr="005F7C0D">
        <w:t>Subscriptions</w:t>
      </w:r>
    </w:p>
    <w:p w14:paraId="1B15DB4E" w14:textId="77777777" w:rsidR="00257CC8" w:rsidRDefault="00257CC8" w:rsidP="00257CC8">
      <w:pPr>
        <w:pStyle w:val="PlantUML"/>
      </w:pPr>
      <w:r>
        <w:t>end note</w:t>
      </w:r>
    </w:p>
    <w:p w14:paraId="308AF37D" w14:textId="77777777" w:rsidR="00257CC8" w:rsidRDefault="00257CC8" w:rsidP="00257CC8">
      <w:pPr>
        <w:pStyle w:val="PlantUML"/>
      </w:pPr>
    </w:p>
    <w:p w14:paraId="5DABC612" w14:textId="77777777" w:rsidR="00257CC8" w:rsidRDefault="00257CC8" w:rsidP="00257CC8">
      <w:pPr>
        <w:pStyle w:val="PlantUML"/>
      </w:pPr>
      <w:r>
        <w:t xml:space="preserve">note over ran #white </w:t>
      </w:r>
    </w:p>
    <w:p w14:paraId="21DA7B34" w14:textId="77777777" w:rsidR="00257CC8" w:rsidRDefault="00257CC8" w:rsidP="00257CC8">
      <w:pPr>
        <w:pStyle w:val="PlantUML"/>
      </w:pPr>
      <w:r>
        <w:t>E2 Node g</w:t>
      </w:r>
      <w:r w:rsidRPr="00ED3BB2">
        <w:t xml:space="preserve">racefully </w:t>
      </w:r>
    </w:p>
    <w:p w14:paraId="55B54B7D" w14:textId="77777777" w:rsidR="00257CC8" w:rsidRDefault="00257CC8" w:rsidP="00257CC8">
      <w:pPr>
        <w:pStyle w:val="PlantUML"/>
      </w:pPr>
      <w:r w:rsidRPr="00ED3BB2">
        <w:t>terminate</w:t>
      </w:r>
      <w:r>
        <w:t>s</w:t>
      </w:r>
      <w:r w:rsidRPr="00ED3BB2">
        <w:t xml:space="preserve"> any ongoing </w:t>
      </w:r>
    </w:p>
    <w:p w14:paraId="271DCCD5" w14:textId="77777777" w:rsidR="00257CC8" w:rsidRDefault="00257CC8" w:rsidP="00257CC8">
      <w:pPr>
        <w:pStyle w:val="PlantUML"/>
      </w:pPr>
      <w:r w:rsidRPr="00ED3BB2">
        <w:t>Near-RT RIC call processes</w:t>
      </w:r>
    </w:p>
    <w:p w14:paraId="3D47D9BA" w14:textId="77777777" w:rsidR="00257CC8" w:rsidRDefault="00257CC8" w:rsidP="00257CC8">
      <w:pPr>
        <w:pStyle w:val="PlantUML"/>
      </w:pPr>
      <w:r>
        <w:t>end noteran-&gt;near</w:t>
      </w:r>
      <w:r w:rsidRPr="00BE2DCC">
        <w:t xml:space="preserve">: </w:t>
      </w:r>
      <w:r>
        <w:t>RESET RESPONSE</w:t>
      </w:r>
    </w:p>
    <w:p w14:paraId="08787FF4" w14:textId="77777777" w:rsidR="00257CC8" w:rsidRDefault="00257CC8" w:rsidP="00257CC8">
      <w:pPr>
        <w:pStyle w:val="PlantUML"/>
      </w:pPr>
    </w:p>
    <w:p w14:paraId="11D15CC8" w14:textId="77777777" w:rsidR="00257CC8" w:rsidRDefault="00257CC8" w:rsidP="00257CC8">
      <w:pPr>
        <w:pStyle w:val="PlantUML"/>
      </w:pPr>
      <w:r>
        <w:t>note over near #white</w:t>
      </w:r>
    </w:p>
    <w:p w14:paraId="27E10D6B" w14:textId="77777777" w:rsidR="00257CC8" w:rsidRDefault="00257CC8" w:rsidP="00257CC8">
      <w:pPr>
        <w:pStyle w:val="PlantUML"/>
      </w:pPr>
      <w:r>
        <w:t xml:space="preserve">Near-RT RIC informs xApps of </w:t>
      </w:r>
    </w:p>
    <w:p w14:paraId="7FCC9483" w14:textId="77777777" w:rsidR="00257CC8" w:rsidRDefault="00257CC8" w:rsidP="00257CC8">
      <w:pPr>
        <w:pStyle w:val="PlantUML"/>
      </w:pPr>
      <w:r>
        <w:t>RESET from E2 Node</w:t>
      </w:r>
    </w:p>
    <w:p w14:paraId="666A7334" w14:textId="77777777" w:rsidR="00257CC8" w:rsidRDefault="00257CC8" w:rsidP="00257CC8">
      <w:pPr>
        <w:pStyle w:val="PlantUML"/>
      </w:pPr>
      <w:r>
        <w:t>end note</w:t>
      </w:r>
    </w:p>
    <w:p w14:paraId="1CD2776C" w14:textId="77777777" w:rsidR="00257CC8" w:rsidRDefault="00257CC8" w:rsidP="00257CC8">
      <w:pPr>
        <w:pStyle w:val="PlantUML"/>
      </w:pPr>
      <w:r>
        <w:t>note over near #white</w:t>
      </w:r>
    </w:p>
    <w:p w14:paraId="513C226E" w14:textId="77777777" w:rsidR="00257CC8" w:rsidRDefault="00257CC8" w:rsidP="00257CC8">
      <w:pPr>
        <w:pStyle w:val="PlantUML"/>
      </w:pPr>
      <w:r>
        <w:t xml:space="preserve">Near-RT RIC may re-establish </w:t>
      </w:r>
    </w:p>
    <w:p w14:paraId="0B01B8A5" w14:textId="77777777" w:rsidR="00257CC8" w:rsidRDefault="00257CC8" w:rsidP="00257CC8">
      <w:pPr>
        <w:pStyle w:val="PlantUML"/>
      </w:pPr>
      <w:r>
        <w:t>RIC Subscriptions</w:t>
      </w:r>
    </w:p>
    <w:p w14:paraId="5C154DE2" w14:textId="77777777" w:rsidR="00257CC8" w:rsidRDefault="00257CC8" w:rsidP="00257CC8">
      <w:pPr>
        <w:pStyle w:val="PlantUML"/>
      </w:pPr>
      <w:r>
        <w:t>end note</w:t>
      </w:r>
    </w:p>
    <w:p w14:paraId="3859BCEE" w14:textId="77777777" w:rsidR="00257CC8" w:rsidRPr="00BE2DCC" w:rsidRDefault="00257CC8" w:rsidP="00257CC8">
      <w:pPr>
        <w:pStyle w:val="PlantUML"/>
      </w:pPr>
    </w:p>
    <w:p w14:paraId="65B1CA87" w14:textId="77777777" w:rsidR="00257CC8" w:rsidRPr="00BE2DCC" w:rsidRDefault="00257CC8" w:rsidP="00257CC8">
      <w:pPr>
        <w:pStyle w:val="PlantUML"/>
      </w:pPr>
      <w:r w:rsidRPr="00BE2DCC">
        <w:t>@enduml</w:t>
      </w:r>
    </w:p>
    <w:p w14:paraId="70B3959A" w14:textId="77777777" w:rsidR="00257CC8" w:rsidRDefault="00257CC8" w:rsidP="00257CC8">
      <w:pPr>
        <w:pStyle w:val="PlantUMLImg"/>
      </w:pPr>
      <w:r>
        <w:drawing>
          <wp:inline distT="0" distB="0" distL="0" distR="0" wp14:anchorId="0EAC6DAE" wp14:editId="07F856B3">
            <wp:extent cx="5267325" cy="4391025"/>
            <wp:effectExtent l="0" t="0" r="9525" b="9525"/>
            <wp:docPr id="17" name="Graphic 1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5267325" cy="4391025"/>
                    </a:xfrm>
                    <a:prstGeom prst="rect">
                      <a:avLst/>
                    </a:prstGeom>
                  </pic:spPr>
                </pic:pic>
              </a:graphicData>
            </a:graphic>
          </wp:inline>
        </w:drawing>
      </w:r>
    </w:p>
    <w:p w14:paraId="347F18C0" w14:textId="4D4A93FF" w:rsidR="00257CC8" w:rsidRPr="00AA6C40" w:rsidRDefault="00257CC8" w:rsidP="00257CC8">
      <w:pPr>
        <w:pStyle w:val="TF"/>
      </w:pPr>
      <w:r w:rsidRPr="00AA6C40">
        <w:lastRenderedPageBreak/>
        <w:t>Figure 5.</w:t>
      </w:r>
      <w:r>
        <w:t>5</w:t>
      </w:r>
      <w:r w:rsidRPr="00AA6C40">
        <w:t>.</w:t>
      </w:r>
      <w:r>
        <w:t>3</w:t>
      </w:r>
      <w:r w:rsidRPr="00AA6C40">
        <w:t>-</w:t>
      </w:r>
      <w:r>
        <w:t>2</w:t>
      </w:r>
      <w:r w:rsidRPr="00AA6C40">
        <w:t xml:space="preserve">: </w:t>
      </w:r>
      <w:r>
        <w:t>E2 Reset procedure (Near-RT RIC initiated)</w:t>
      </w:r>
    </w:p>
    <w:p w14:paraId="0AE5557F" w14:textId="1DAC3202" w:rsidR="00257CC8" w:rsidRPr="00257CC8" w:rsidRDefault="00257CC8" w:rsidP="00257CC8">
      <w:pPr>
        <w:pStyle w:val="3"/>
        <w:numPr>
          <w:ilvl w:val="0"/>
          <w:numId w:val="0"/>
        </w:numPr>
        <w:rPr>
          <w:lang w:val="en-US"/>
        </w:rPr>
      </w:pPr>
      <w:bookmarkStart w:id="439" w:name="_Toc45723263"/>
      <w:r w:rsidRPr="00257CC8">
        <w:rPr>
          <w:lang w:val="en-US"/>
        </w:rPr>
        <w:t>5.</w:t>
      </w:r>
      <w:r>
        <w:rPr>
          <w:lang w:val="en-US"/>
        </w:rPr>
        <w:t>5</w:t>
      </w:r>
      <w:r w:rsidRPr="00257CC8">
        <w:rPr>
          <w:lang w:val="en-US"/>
        </w:rPr>
        <w:t>.4</w:t>
      </w:r>
      <w:r w:rsidRPr="00257CC8">
        <w:rPr>
          <w:lang w:val="en-US"/>
        </w:rPr>
        <w:tab/>
        <w:t>Near-RT RIC Service Update procedure</w:t>
      </w:r>
      <w:bookmarkEnd w:id="439"/>
    </w:p>
    <w:p w14:paraId="1B0D9127" w14:textId="77777777" w:rsidR="00257CC8" w:rsidRDefault="00257CC8" w:rsidP="00257CC8">
      <w:pPr>
        <w:rPr>
          <w:lang w:eastAsia="x-none"/>
        </w:rPr>
      </w:pPr>
      <w:r>
        <w:rPr>
          <w:lang w:val="en-GB"/>
        </w:rPr>
        <w:t xml:space="preserve">The Near-RT RIC Service Update procedure is used by the E2 Node to inform the Near-RT RIC of any change to the </w:t>
      </w:r>
      <w:r w:rsidRPr="00F33F09">
        <w:rPr>
          <w:lang w:eastAsia="x-none"/>
        </w:rPr>
        <w:t>list of supported Near-RT RIC services and mapping of services to functions within the E2 Node</w:t>
      </w:r>
      <w:r>
        <w:rPr>
          <w:lang w:eastAsia="x-none"/>
        </w:rPr>
        <w:t>. This information is specific to each RAN Function in the E2 node and is defined by a specific E2 Service Model as described in section 5.4</w:t>
      </w:r>
    </w:p>
    <w:p w14:paraId="7286387E" w14:textId="77777777" w:rsidR="00257CC8" w:rsidRDefault="00257CC8" w:rsidP="00257CC8">
      <w:pPr>
        <w:rPr>
          <w:lang w:eastAsia="x-none"/>
        </w:rPr>
      </w:pPr>
      <w:r>
        <w:rPr>
          <w:lang w:eastAsia="x-none"/>
        </w:rPr>
        <w:t>This procedure may also be initiated by the Near-RT RIC sending a RIC SERVICE QUERY message.</w:t>
      </w:r>
    </w:p>
    <w:p w14:paraId="223223E0" w14:textId="77777777" w:rsidR="00257CC8" w:rsidRPr="00BE2DCC" w:rsidRDefault="00257CC8" w:rsidP="00257CC8">
      <w:pPr>
        <w:pStyle w:val="PlantUML"/>
      </w:pPr>
      <w:r w:rsidRPr="00BE2DCC">
        <w:t>@startuml</w:t>
      </w:r>
    </w:p>
    <w:p w14:paraId="789703A4" w14:textId="77777777" w:rsidR="00257CC8" w:rsidRDefault="00257CC8" w:rsidP="00257CC8">
      <w:pPr>
        <w:pStyle w:val="PlantUML"/>
      </w:pPr>
    </w:p>
    <w:p w14:paraId="54739E6B" w14:textId="77777777" w:rsidR="00257CC8" w:rsidRDefault="00257CC8" w:rsidP="00257CC8">
      <w:pPr>
        <w:pStyle w:val="PlantUML"/>
      </w:pPr>
      <w:r>
        <w:rPr>
          <w:rFonts w:hint="eastAsia"/>
        </w:rPr>
        <w:t>skinparam ParticipantPadding 5</w:t>
      </w:r>
    </w:p>
    <w:p w14:paraId="729141D0" w14:textId="77777777" w:rsidR="00257CC8" w:rsidRDefault="00257CC8" w:rsidP="00257CC8">
      <w:pPr>
        <w:pStyle w:val="PlantUML"/>
      </w:pPr>
      <w:r>
        <w:rPr>
          <w:rFonts w:hint="eastAsia"/>
        </w:rPr>
        <w:t>skinparam BoxPadding 10</w:t>
      </w:r>
    </w:p>
    <w:p w14:paraId="4996CBB0" w14:textId="77777777" w:rsidR="00257CC8" w:rsidRDefault="00257CC8" w:rsidP="00257CC8">
      <w:pPr>
        <w:pStyle w:val="PlantUML"/>
      </w:pPr>
      <w:r>
        <w:t>skinparam lifelineStrategy solid</w:t>
      </w:r>
    </w:p>
    <w:p w14:paraId="3910F3FB" w14:textId="77777777" w:rsidR="00257CC8" w:rsidRPr="00BE2DCC" w:rsidRDefault="00257CC8" w:rsidP="00257CC8">
      <w:pPr>
        <w:pStyle w:val="PlantUML"/>
      </w:pPr>
    </w:p>
    <w:p w14:paraId="5A6CC43E" w14:textId="77777777" w:rsidR="00257CC8" w:rsidRDefault="00257CC8" w:rsidP="00257CC8">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19B1531F" w14:textId="77777777" w:rsidR="00257CC8" w:rsidRDefault="00257CC8" w:rsidP="00257CC8">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42CE8283" w14:textId="77777777" w:rsidR="00257CC8" w:rsidRDefault="00257CC8" w:rsidP="00257CC8">
      <w:pPr>
        <w:pStyle w:val="PlantUML"/>
      </w:pPr>
    </w:p>
    <w:p w14:paraId="0771A28D" w14:textId="77777777" w:rsidR="00257CC8" w:rsidRDefault="00257CC8" w:rsidP="00257CC8">
      <w:pPr>
        <w:pStyle w:val="PlantUML"/>
      </w:pPr>
      <w:r>
        <w:t>note over near #white: Near-RT RIC decides to query E2 Node</w:t>
      </w:r>
    </w:p>
    <w:p w14:paraId="2D75AF39" w14:textId="77777777" w:rsidR="00257CC8" w:rsidRDefault="00257CC8" w:rsidP="00257CC8">
      <w:pPr>
        <w:pStyle w:val="PlantUML"/>
      </w:pPr>
      <w:r>
        <w:t>near--&gt;ran: RIC SERVICE QUERY</w:t>
      </w:r>
    </w:p>
    <w:p w14:paraId="16CFF9CC" w14:textId="77777777" w:rsidR="00257CC8" w:rsidRDefault="00257CC8" w:rsidP="00257CC8">
      <w:pPr>
        <w:pStyle w:val="PlantUML"/>
      </w:pPr>
      <w:r>
        <w:t>note over ran #white: Change to RIC service configuration on E2 Noderan</w:t>
      </w:r>
      <w:r w:rsidRPr="00BE2DCC">
        <w:t>-</w:t>
      </w:r>
      <w:r>
        <w:t>&gt;near</w:t>
      </w:r>
      <w:r w:rsidRPr="00BE2DCC">
        <w:t xml:space="preserve">: </w:t>
      </w:r>
      <w:r>
        <w:t>RIC SERVICE UPDATE (RIC service information)</w:t>
      </w:r>
    </w:p>
    <w:p w14:paraId="43AEC3A7" w14:textId="77777777" w:rsidR="00257CC8" w:rsidRDefault="00257CC8" w:rsidP="00257CC8">
      <w:pPr>
        <w:pStyle w:val="PlantUML"/>
      </w:pPr>
      <w:r>
        <w:t xml:space="preserve">note over near #white: Near-RT RIC extracts </w:t>
      </w:r>
      <w:r w:rsidRPr="00F44B0F">
        <w:t xml:space="preserve">list of </w:t>
      </w:r>
      <w:r>
        <w:t xml:space="preserve">changes \nto </w:t>
      </w:r>
      <w:r w:rsidRPr="00F44B0F">
        <w:t xml:space="preserve">supported Near-RT RIC </w:t>
      </w:r>
      <w:r>
        <w:t>S</w:t>
      </w:r>
      <w:r w:rsidRPr="00F44B0F">
        <w:t xml:space="preserve">ervices </w:t>
      </w:r>
      <w:r>
        <w:t>\n</w:t>
      </w:r>
      <w:r w:rsidRPr="00F44B0F">
        <w:t>and mapping of services to functions</w:t>
      </w:r>
      <w:r>
        <w:t xml:space="preserve"> \nand updates stored information</w:t>
      </w:r>
    </w:p>
    <w:p w14:paraId="2294AE85" w14:textId="77777777" w:rsidR="00257CC8" w:rsidRDefault="00257CC8" w:rsidP="00257CC8">
      <w:pPr>
        <w:pStyle w:val="PlantUML"/>
      </w:pPr>
      <w:r>
        <w:t>ran&lt;</w:t>
      </w:r>
      <w:r w:rsidRPr="00BE2DCC">
        <w:t>-</w:t>
      </w:r>
      <w:r>
        <w:t>near</w:t>
      </w:r>
      <w:r w:rsidRPr="00BE2DCC">
        <w:t xml:space="preserve">: </w:t>
      </w:r>
      <w:r>
        <w:t>RIC SERVICE UPDATE ACKNOWLEDGE (RIC Service Ack)</w:t>
      </w:r>
    </w:p>
    <w:p w14:paraId="3CF7D76B" w14:textId="77777777" w:rsidR="00257CC8" w:rsidRPr="00BE2DCC" w:rsidRDefault="00257CC8" w:rsidP="00257CC8">
      <w:pPr>
        <w:pStyle w:val="PlantUML"/>
      </w:pPr>
    </w:p>
    <w:p w14:paraId="0B0FF911" w14:textId="77777777" w:rsidR="00257CC8" w:rsidRPr="00BE2DCC" w:rsidRDefault="00257CC8" w:rsidP="00257CC8">
      <w:pPr>
        <w:pStyle w:val="PlantUML"/>
      </w:pPr>
      <w:r w:rsidRPr="00BE2DCC">
        <w:t>@enduml</w:t>
      </w:r>
    </w:p>
    <w:p w14:paraId="7ED2C8CE" w14:textId="77777777" w:rsidR="00257CC8" w:rsidRDefault="00257CC8" w:rsidP="00257CC8">
      <w:pPr>
        <w:pStyle w:val="PlantUMLImg"/>
      </w:pPr>
      <w:r>
        <w:drawing>
          <wp:inline distT="0" distB="0" distL="0" distR="0" wp14:anchorId="5D22C421" wp14:editId="19CAFB2F">
            <wp:extent cx="6122035" cy="3322604"/>
            <wp:effectExtent l="0" t="0" r="0" b="0"/>
            <wp:docPr id="18" name="Graphic 1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122035" cy="3322604"/>
                    </a:xfrm>
                    <a:prstGeom prst="rect">
                      <a:avLst/>
                    </a:prstGeom>
                  </pic:spPr>
                </pic:pic>
              </a:graphicData>
            </a:graphic>
          </wp:inline>
        </w:drawing>
      </w:r>
    </w:p>
    <w:p w14:paraId="776E798C" w14:textId="02905330" w:rsidR="00257CC8" w:rsidRPr="004407EA" w:rsidRDefault="00257CC8" w:rsidP="00257CC8">
      <w:pPr>
        <w:pStyle w:val="TF"/>
      </w:pPr>
      <w:r w:rsidRPr="00AA6C40">
        <w:t>Figure 5.</w:t>
      </w:r>
      <w:r>
        <w:t>5</w:t>
      </w:r>
      <w:r w:rsidRPr="00AA6C40">
        <w:t>.</w:t>
      </w:r>
      <w:r>
        <w:t>4</w:t>
      </w:r>
      <w:r w:rsidRPr="00AA6C40">
        <w:t xml:space="preserve">-1: </w:t>
      </w:r>
      <w:r>
        <w:t>RIC Service update procedure</w:t>
      </w:r>
    </w:p>
    <w:p w14:paraId="03A4E97E" w14:textId="196FE50F" w:rsidR="00891ADA" w:rsidRDefault="00891ADA" w:rsidP="00891ADA">
      <w:pPr>
        <w:pStyle w:val="3"/>
        <w:numPr>
          <w:ilvl w:val="0"/>
          <w:numId w:val="0"/>
        </w:numPr>
      </w:pPr>
      <w:bookmarkStart w:id="440" w:name="_Toc45723264"/>
      <w:r>
        <w:t>5.5.5</w:t>
      </w:r>
      <w:r>
        <w:tab/>
        <w:t>E2 Node Configuration Update procedure</w:t>
      </w:r>
      <w:bookmarkEnd w:id="440"/>
    </w:p>
    <w:p w14:paraId="689E2BDC" w14:textId="0BB69BA8" w:rsidR="00891ADA" w:rsidRDefault="00891ADA" w:rsidP="00891ADA">
      <w:pPr>
        <w:rPr>
          <w:lang w:eastAsia="x-none"/>
        </w:rPr>
      </w:pPr>
      <w:r>
        <w:rPr>
          <w:lang w:val="en-GB"/>
        </w:rPr>
        <w:t xml:space="preserve">The E2 Node Configuration Update procedure is used by the E2 Node to inform the Near-RT RIC of any change to the </w:t>
      </w:r>
      <w:r>
        <w:rPr>
          <w:lang w:eastAsia="x-none"/>
        </w:rPr>
        <w:t xml:space="preserve">configuration of the </w:t>
      </w:r>
      <w:r w:rsidRPr="00F33F09">
        <w:rPr>
          <w:lang w:eastAsia="x-none"/>
        </w:rPr>
        <w:t>E2 Node</w:t>
      </w:r>
      <w:r>
        <w:rPr>
          <w:lang w:eastAsia="x-none"/>
        </w:rPr>
        <w:t>.  This information is specific to the E2 Node type and defined by the E2 Node system specifications as described in section 4.2.</w:t>
      </w:r>
    </w:p>
    <w:p w14:paraId="170593C1" w14:textId="77777777" w:rsidR="00891ADA" w:rsidRPr="00BE2DCC" w:rsidRDefault="00891ADA" w:rsidP="00891ADA">
      <w:pPr>
        <w:pStyle w:val="PlantUML"/>
      </w:pPr>
      <w:r w:rsidRPr="00BE2DCC">
        <w:lastRenderedPageBreak/>
        <w:t>@startuml</w:t>
      </w:r>
    </w:p>
    <w:p w14:paraId="4C021E1E" w14:textId="77777777" w:rsidR="00891ADA" w:rsidRDefault="00891ADA" w:rsidP="00891ADA">
      <w:pPr>
        <w:pStyle w:val="PlantUML"/>
      </w:pPr>
    </w:p>
    <w:p w14:paraId="084A37EC" w14:textId="77777777" w:rsidR="00891ADA" w:rsidRDefault="00891ADA" w:rsidP="00891ADA">
      <w:pPr>
        <w:pStyle w:val="PlantUML"/>
      </w:pPr>
      <w:r>
        <w:rPr>
          <w:rFonts w:hint="eastAsia"/>
        </w:rPr>
        <w:t>skinparam ParticipantPadding 5</w:t>
      </w:r>
    </w:p>
    <w:p w14:paraId="2250161A" w14:textId="77777777" w:rsidR="00891ADA" w:rsidRDefault="00891ADA" w:rsidP="00891ADA">
      <w:pPr>
        <w:pStyle w:val="PlantUML"/>
      </w:pPr>
      <w:r>
        <w:rPr>
          <w:rFonts w:hint="eastAsia"/>
        </w:rPr>
        <w:t>skinparam BoxPadding 10</w:t>
      </w:r>
    </w:p>
    <w:p w14:paraId="756CB437" w14:textId="77777777" w:rsidR="00891ADA" w:rsidRDefault="00891ADA" w:rsidP="00891ADA">
      <w:pPr>
        <w:pStyle w:val="PlantUML"/>
      </w:pPr>
      <w:r>
        <w:t>skinparam lifelineStrategy solid</w:t>
      </w:r>
    </w:p>
    <w:p w14:paraId="664A9AD6" w14:textId="77777777" w:rsidR="00891ADA" w:rsidRPr="00BE2DCC" w:rsidRDefault="00891ADA" w:rsidP="00891ADA">
      <w:pPr>
        <w:pStyle w:val="PlantUML"/>
      </w:pPr>
    </w:p>
    <w:p w14:paraId="5723037E" w14:textId="77777777" w:rsidR="00891ADA" w:rsidRDefault="00891ADA" w:rsidP="00891ADA">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7549ED5C" w14:textId="77777777" w:rsidR="00891ADA" w:rsidRDefault="00891ADA" w:rsidP="00891ADA">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3023D48A" w14:textId="77777777" w:rsidR="00891ADA" w:rsidRDefault="00891ADA" w:rsidP="00891ADA">
      <w:pPr>
        <w:pStyle w:val="PlantUML"/>
      </w:pPr>
    </w:p>
    <w:p w14:paraId="699D7E2F" w14:textId="77777777" w:rsidR="00891ADA" w:rsidRPr="00BE2DCC" w:rsidRDefault="00891ADA" w:rsidP="00891ADA">
      <w:pPr>
        <w:pStyle w:val="PlantUML"/>
      </w:pPr>
      <w:r>
        <w:t>note over ran #white: Change to E2 node system configuration</w:t>
      </w:r>
    </w:p>
    <w:p w14:paraId="59FEB8EC" w14:textId="77777777" w:rsidR="00891ADA" w:rsidRDefault="00891ADA" w:rsidP="00891ADA">
      <w:pPr>
        <w:pStyle w:val="PlantUML"/>
      </w:pPr>
      <w:r>
        <w:t>ran</w:t>
      </w:r>
      <w:r w:rsidRPr="00BE2DCC">
        <w:t>-</w:t>
      </w:r>
      <w:r>
        <w:t>&gt;near</w:t>
      </w:r>
      <w:r w:rsidRPr="00BE2DCC">
        <w:t xml:space="preserve">: </w:t>
      </w:r>
      <w:r>
        <w:t>E2 NODE CONFIGURATION UPDATE \n(E2 node configuration information)</w:t>
      </w:r>
    </w:p>
    <w:p w14:paraId="1C092C80" w14:textId="77777777" w:rsidR="00891ADA" w:rsidRDefault="00891ADA" w:rsidP="00891ADA">
      <w:pPr>
        <w:pStyle w:val="PlantUML"/>
      </w:pPr>
      <w:r>
        <w:t xml:space="preserve">note over near #white: Near-RT RIC extracts </w:t>
      </w:r>
      <w:r w:rsidRPr="00F44B0F">
        <w:t xml:space="preserve">list of </w:t>
      </w:r>
      <w:r>
        <w:t>changes \nto E2 Node configuration</w:t>
      </w:r>
      <w:r w:rsidRPr="00F44B0F">
        <w:t xml:space="preserve"> </w:t>
      </w:r>
      <w:r>
        <w:t>information \nand updates stored information</w:t>
      </w:r>
    </w:p>
    <w:p w14:paraId="26FCDA28" w14:textId="77777777" w:rsidR="00891ADA" w:rsidRDefault="00891ADA" w:rsidP="00891ADA">
      <w:pPr>
        <w:pStyle w:val="PlantUML"/>
      </w:pPr>
      <w:r>
        <w:t>ran&lt;</w:t>
      </w:r>
      <w:r w:rsidRPr="00BE2DCC">
        <w:t>-</w:t>
      </w:r>
      <w:r>
        <w:t>near</w:t>
      </w:r>
      <w:r w:rsidRPr="00BE2DCC">
        <w:t xml:space="preserve">: </w:t>
      </w:r>
      <w:r>
        <w:t>E2 NODE CONFIGURATION UPDATE ACKNOWLEDGE \n(E2 node configuration ack)</w:t>
      </w:r>
    </w:p>
    <w:p w14:paraId="4D49F816" w14:textId="77777777" w:rsidR="00891ADA" w:rsidRPr="00BE2DCC" w:rsidRDefault="00891ADA" w:rsidP="00891ADA">
      <w:pPr>
        <w:pStyle w:val="PlantUML"/>
      </w:pPr>
    </w:p>
    <w:p w14:paraId="29BF4FBE" w14:textId="77777777" w:rsidR="00891ADA" w:rsidRPr="00BE2DCC" w:rsidRDefault="00891ADA" w:rsidP="00891ADA">
      <w:pPr>
        <w:pStyle w:val="PlantUML"/>
      </w:pPr>
      <w:r w:rsidRPr="00BE2DCC">
        <w:t>@enduml</w:t>
      </w:r>
    </w:p>
    <w:p w14:paraId="2B62E725" w14:textId="77777777" w:rsidR="00891ADA" w:rsidRDefault="00891ADA" w:rsidP="00891ADA">
      <w:pPr>
        <w:pStyle w:val="PlantUMLImg"/>
      </w:pPr>
      <w:r>
        <w:drawing>
          <wp:inline distT="0" distB="0" distL="0" distR="0" wp14:anchorId="1605B939" wp14:editId="749F8DC8">
            <wp:extent cx="5924550" cy="2933700"/>
            <wp:effectExtent l="0" t="0" r="0" b="0"/>
            <wp:docPr id="22" name="Graphic 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924550" cy="2933700"/>
                    </a:xfrm>
                    <a:prstGeom prst="rect">
                      <a:avLst/>
                    </a:prstGeom>
                  </pic:spPr>
                </pic:pic>
              </a:graphicData>
            </a:graphic>
          </wp:inline>
        </w:drawing>
      </w:r>
    </w:p>
    <w:p w14:paraId="0C4A35FC" w14:textId="33BB2CE2" w:rsidR="00891ADA" w:rsidRPr="00AA6C40" w:rsidRDefault="00891ADA" w:rsidP="00891ADA">
      <w:pPr>
        <w:pStyle w:val="TF"/>
      </w:pPr>
      <w:r w:rsidRPr="00AA6C40">
        <w:t>Figure 5.</w:t>
      </w:r>
      <w:r>
        <w:t>5</w:t>
      </w:r>
      <w:r w:rsidRPr="00AA6C40">
        <w:t>.</w:t>
      </w:r>
      <w:r>
        <w:t>5</w:t>
      </w:r>
      <w:r w:rsidRPr="00AA6C40">
        <w:t xml:space="preserve">-1: </w:t>
      </w:r>
      <w:r>
        <w:t>E2 Node configuration update procedure</w:t>
      </w:r>
    </w:p>
    <w:p w14:paraId="6E9C2DE3" w14:textId="316A9A33" w:rsidR="005D6811" w:rsidRPr="00C2278E" w:rsidRDefault="005D6811" w:rsidP="00891ADA">
      <w:pPr>
        <w:rPr>
          <w:rFonts w:eastAsia="Malgun Gothic"/>
        </w:rPr>
      </w:pPr>
    </w:p>
    <w:p w14:paraId="61AA6460" w14:textId="77777777" w:rsidR="00257CC8" w:rsidRPr="00C2278E" w:rsidRDefault="00257CC8" w:rsidP="00891ADA">
      <w:pPr>
        <w:rPr>
          <w:rFonts w:eastAsia="Malgun Gothic"/>
        </w:rPr>
      </w:pPr>
    </w:p>
    <w:p w14:paraId="405CF26B" w14:textId="1797674B" w:rsidR="003301A9" w:rsidRPr="00AA6C40" w:rsidRDefault="003301A9" w:rsidP="003301A9">
      <w:pPr>
        <w:pStyle w:val="1"/>
        <w:numPr>
          <w:ilvl w:val="0"/>
          <w:numId w:val="0"/>
        </w:numPr>
        <w:ind w:left="432" w:hanging="432"/>
        <w:rPr>
          <w:lang w:val="en-US"/>
        </w:rPr>
      </w:pPr>
      <w:bookmarkStart w:id="441" w:name="_Toc45723265"/>
      <w:bookmarkStart w:id="442" w:name="_Toc534727704"/>
      <w:bookmarkStart w:id="443" w:name="_Toc7181473"/>
      <w:r w:rsidRPr="00AA6C40">
        <w:rPr>
          <w:lang w:val="en-US"/>
        </w:rPr>
        <w:t>6</w:t>
      </w:r>
      <w:r w:rsidRPr="00AA6C40">
        <w:rPr>
          <w:lang w:val="en-US"/>
        </w:rPr>
        <w:tab/>
      </w:r>
      <w:r w:rsidR="000611CC">
        <w:t>Services expected from signalling transport</w:t>
      </w:r>
      <w:bookmarkEnd w:id="441"/>
    </w:p>
    <w:p w14:paraId="2EE12F05" w14:textId="4DEBFEF2" w:rsidR="003301A9" w:rsidRPr="00AA6C40" w:rsidRDefault="003301A9" w:rsidP="0062794D">
      <w:pPr>
        <w:pStyle w:val="2"/>
        <w:numPr>
          <w:ilvl w:val="0"/>
          <w:numId w:val="0"/>
        </w:numPr>
        <w:ind w:left="576" w:hanging="576"/>
        <w:rPr>
          <w:lang w:val="en-US" w:eastAsia="en-GB"/>
        </w:rPr>
      </w:pPr>
      <w:bookmarkStart w:id="444" w:name="_Toc45723266"/>
      <w:r w:rsidRPr="00AA6C40">
        <w:rPr>
          <w:lang w:val="en-US" w:eastAsia="en-GB"/>
        </w:rPr>
        <w:t>6.1</w:t>
      </w:r>
      <w:r w:rsidR="007073E2">
        <w:rPr>
          <w:lang w:val="en-US" w:eastAsia="en-GB"/>
        </w:rPr>
        <w:tab/>
      </w:r>
      <w:r w:rsidRPr="00AA6C40">
        <w:rPr>
          <w:lang w:val="en-US" w:eastAsia="en-GB"/>
        </w:rPr>
        <w:t>E2 Control Plane Protocol (E2AP)</w:t>
      </w:r>
      <w:bookmarkEnd w:id="444"/>
    </w:p>
    <w:bookmarkEnd w:id="442"/>
    <w:bookmarkEnd w:id="443"/>
    <w:p w14:paraId="279889DF" w14:textId="1E5C8507" w:rsidR="006C4934" w:rsidRDefault="00347A2A" w:rsidP="006C4934">
      <w:pPr>
        <w:rPr>
          <w:ins w:id="445" w:author="作者"/>
        </w:rPr>
      </w:pPr>
      <w:r w:rsidRPr="00AA6C40">
        <w:rPr>
          <w:rFonts w:eastAsia="Malgun Gothic"/>
        </w:rPr>
        <w:t xml:space="preserve">The control plane protocol stack of the </w:t>
      </w:r>
      <w:r w:rsidRPr="00AA6C40">
        <w:rPr>
          <w:rFonts w:eastAsia="Malgun Gothic"/>
          <w:lang w:eastAsia="zh-CN"/>
        </w:rPr>
        <w:t>E2AP</w:t>
      </w:r>
      <w:r w:rsidRPr="00AA6C40">
        <w:rPr>
          <w:rFonts w:eastAsia="Malgun Gothic"/>
        </w:rPr>
        <w:t xml:space="preserve"> interface is shown on Figure 6.1-1. The transport network layer is built on IP transport</w:t>
      </w:r>
      <w:r w:rsidRPr="00AA6C40">
        <w:rPr>
          <w:rFonts w:eastAsia="Malgun Gothic"/>
          <w:lang w:eastAsia="zh-CN"/>
        </w:rPr>
        <w:t xml:space="preserve">. </w:t>
      </w:r>
      <w:commentRangeStart w:id="446"/>
      <w:r w:rsidRPr="00AA6C40">
        <w:rPr>
          <w:rFonts w:eastAsia="Malgun Gothic"/>
          <w:lang w:eastAsia="zh-CN"/>
        </w:rPr>
        <w:t>F</w:t>
      </w:r>
      <w:r w:rsidRPr="00AA6C40">
        <w:rPr>
          <w:rFonts w:eastAsia="Malgun Gothic"/>
        </w:rPr>
        <w:t xml:space="preserve">or the reliable transport of </w:t>
      </w:r>
      <w:r w:rsidR="007D4B4E" w:rsidRPr="00AA6C40">
        <w:rPr>
          <w:rFonts w:eastAsia="Malgun Gothic"/>
        </w:rPr>
        <w:t>signaling</w:t>
      </w:r>
      <w:r w:rsidRPr="00AA6C40">
        <w:rPr>
          <w:rFonts w:eastAsia="Malgun Gothic"/>
        </w:rPr>
        <w:t xml:space="preserve"> messages</w:t>
      </w:r>
      <w:r w:rsidRPr="00AA6C40">
        <w:rPr>
          <w:rFonts w:eastAsia="Malgun Gothic"/>
          <w:lang w:eastAsia="zh-CN"/>
        </w:rPr>
        <w:t>,</w:t>
      </w:r>
      <w:r w:rsidRPr="00AA6C40">
        <w:rPr>
          <w:rFonts w:eastAsia="Malgun Gothic"/>
        </w:rPr>
        <w:t xml:space="preserve"> SCTP [1</w:t>
      </w:r>
      <w:r w:rsidR="00626581" w:rsidRPr="00AA6C40">
        <w:rPr>
          <w:rFonts w:eastAsia="Malgun Gothic"/>
        </w:rPr>
        <w:t>2</w:t>
      </w:r>
      <w:r w:rsidRPr="00AA6C40">
        <w:rPr>
          <w:rFonts w:eastAsia="Malgun Gothic"/>
        </w:rPr>
        <w:t>] is added on top of IP</w:t>
      </w:r>
      <w:commentRangeEnd w:id="446"/>
      <w:r w:rsidR="008D5949">
        <w:rPr>
          <w:rStyle w:val="a9"/>
        </w:rPr>
        <w:commentReference w:id="446"/>
      </w:r>
      <w:r w:rsidRPr="00AA6C40">
        <w:rPr>
          <w:rFonts w:eastAsia="Malgun Gothic"/>
        </w:rPr>
        <w:t xml:space="preserve">. </w:t>
      </w:r>
      <w:r w:rsidR="00891ADA" w:rsidRPr="00C46E65">
        <w:rPr>
          <w:rFonts w:eastAsia="Malgun Gothic"/>
        </w:rPr>
        <w:t xml:space="preserve">When configurations with multiple SCTP associations are supported, the </w:t>
      </w:r>
      <w:r w:rsidR="00891ADA">
        <w:rPr>
          <w:rFonts w:eastAsia="Malgun Gothic"/>
        </w:rPr>
        <w:t>Near-RT RIC</w:t>
      </w:r>
      <w:r w:rsidR="00891ADA" w:rsidRPr="00C46E65">
        <w:rPr>
          <w:rFonts w:eastAsia="Malgun Gothic"/>
        </w:rPr>
        <w:t xml:space="preserve"> may request to dynamically add/remove SCTP associations between the </w:t>
      </w:r>
      <w:r w:rsidR="00891ADA">
        <w:rPr>
          <w:rFonts w:eastAsia="Malgun Gothic"/>
        </w:rPr>
        <w:t>E2 Node</w:t>
      </w:r>
      <w:r w:rsidR="00891ADA" w:rsidRPr="00C46E65">
        <w:rPr>
          <w:rFonts w:eastAsia="Malgun Gothic"/>
        </w:rPr>
        <w:t>/</w:t>
      </w:r>
      <w:r w:rsidR="00891ADA">
        <w:rPr>
          <w:rFonts w:eastAsia="Malgun Gothic"/>
        </w:rPr>
        <w:t>Near-RT RIC</w:t>
      </w:r>
      <w:r w:rsidR="00891ADA" w:rsidRPr="00C46E65">
        <w:rPr>
          <w:rFonts w:eastAsia="Malgun Gothic"/>
        </w:rPr>
        <w:t xml:space="preserve"> pair. Within the set of SCTP associations established between one </w:t>
      </w:r>
      <w:r w:rsidR="00891ADA">
        <w:rPr>
          <w:rFonts w:eastAsia="Malgun Gothic"/>
        </w:rPr>
        <w:t>Near-RT RIC</w:t>
      </w:r>
      <w:r w:rsidR="00891ADA" w:rsidRPr="00C46E65">
        <w:rPr>
          <w:rFonts w:eastAsia="Malgun Gothic"/>
        </w:rPr>
        <w:t xml:space="preserve"> and </w:t>
      </w:r>
      <w:r w:rsidR="00891ADA">
        <w:rPr>
          <w:rFonts w:eastAsia="Malgun Gothic"/>
        </w:rPr>
        <w:t>E2 node</w:t>
      </w:r>
      <w:r w:rsidR="00891ADA" w:rsidRPr="00C46E65">
        <w:rPr>
          <w:rFonts w:eastAsia="Malgun Gothic"/>
        </w:rPr>
        <w:t xml:space="preserve"> pair, the </w:t>
      </w:r>
      <w:r w:rsidR="00891ADA">
        <w:rPr>
          <w:rFonts w:eastAsia="Malgun Gothic"/>
        </w:rPr>
        <w:t>Near-RT RIC</w:t>
      </w:r>
      <w:r w:rsidR="00891ADA" w:rsidRPr="00C46E65">
        <w:rPr>
          <w:rFonts w:eastAsia="Malgun Gothic"/>
        </w:rPr>
        <w:t xml:space="preserve"> may request the </w:t>
      </w:r>
      <w:r w:rsidR="00891ADA">
        <w:rPr>
          <w:rFonts w:eastAsia="Malgun Gothic"/>
        </w:rPr>
        <w:t>E2 Node</w:t>
      </w:r>
      <w:r w:rsidR="00891ADA" w:rsidRPr="00C46E65">
        <w:rPr>
          <w:rFonts w:eastAsia="Malgun Gothic"/>
        </w:rPr>
        <w:t xml:space="preserve"> to restrict the usage of SCTP association for certain types of </w:t>
      </w:r>
      <w:r w:rsidR="00891ADA">
        <w:rPr>
          <w:rFonts w:eastAsia="Malgun Gothic"/>
        </w:rPr>
        <w:t>E2</w:t>
      </w:r>
      <w:r w:rsidR="00891ADA" w:rsidRPr="00C46E65">
        <w:rPr>
          <w:rFonts w:eastAsia="Malgun Gothic"/>
        </w:rPr>
        <w:t xml:space="preserve"> signaling. If no restriction information is provided for an SCTP association, any type of </w:t>
      </w:r>
      <w:r w:rsidR="00891ADA">
        <w:rPr>
          <w:rFonts w:eastAsia="Malgun Gothic"/>
        </w:rPr>
        <w:t>E2</w:t>
      </w:r>
      <w:r w:rsidR="00891ADA" w:rsidRPr="00C46E65">
        <w:rPr>
          <w:rFonts w:eastAsia="Malgun Gothic"/>
        </w:rPr>
        <w:t xml:space="preserve"> signaling is allowed via the SCTP association. </w:t>
      </w:r>
      <w:r w:rsidR="00891ADA">
        <w:rPr>
          <w:rFonts w:eastAsia="Malgun Gothic"/>
        </w:rPr>
        <w:t xml:space="preserve"> </w:t>
      </w:r>
      <w:r w:rsidRPr="00AA6C40">
        <w:rPr>
          <w:rFonts w:eastAsia="Malgun Gothic"/>
        </w:rPr>
        <w:t xml:space="preserve">The application layer </w:t>
      </w:r>
      <w:r w:rsidR="007D4B4E" w:rsidRPr="00AA6C40">
        <w:rPr>
          <w:rFonts w:eastAsia="Malgun Gothic"/>
        </w:rPr>
        <w:t>signaling</w:t>
      </w:r>
      <w:r w:rsidRPr="00AA6C40">
        <w:rPr>
          <w:rFonts w:eastAsia="Malgun Gothic"/>
        </w:rPr>
        <w:t xml:space="preserve"> protocol is referred to as </w:t>
      </w:r>
      <w:r w:rsidRPr="00AA6C40">
        <w:rPr>
          <w:rFonts w:eastAsia="Malgun Gothic"/>
          <w:lang w:eastAsia="zh-CN"/>
        </w:rPr>
        <w:t>E2AP</w:t>
      </w:r>
      <w:r w:rsidRPr="00AA6C40">
        <w:rPr>
          <w:rFonts w:eastAsia="Malgun Gothic"/>
        </w:rPr>
        <w:t xml:space="preserve"> (</w:t>
      </w:r>
      <w:r w:rsidRPr="00AA6C40">
        <w:rPr>
          <w:rFonts w:eastAsia="Malgun Gothic"/>
          <w:lang w:eastAsia="zh-CN"/>
        </w:rPr>
        <w:t>E2</w:t>
      </w:r>
      <w:r w:rsidRPr="00AA6C40">
        <w:rPr>
          <w:rFonts w:eastAsia="Malgun Gothic"/>
        </w:rPr>
        <w:t xml:space="preserve"> Application Protocol).</w:t>
      </w:r>
      <w:r w:rsidRPr="00AA6C40">
        <w:rPr>
          <w:rFonts w:eastAsia="Malgun Gothic"/>
          <w:lang w:eastAsia="ko-KR"/>
        </w:rPr>
        <w:t xml:space="preserve"> </w:t>
      </w:r>
      <w:r w:rsidRPr="00AA6C40">
        <w:rPr>
          <w:rFonts w:eastAsia="Malgun Gothic"/>
        </w:rPr>
        <w:t>The Payload Protocol Identifier assigned by IANA to be used by SCTP for the application layer protocol E2AP is 70.</w:t>
      </w:r>
      <w:r w:rsidR="006C4934">
        <w:rPr>
          <w:rFonts w:eastAsia="Malgun Gothic"/>
        </w:rPr>
        <w:t xml:space="preserve"> </w:t>
      </w:r>
      <w:r w:rsidR="006C4934" w:rsidRPr="00786270">
        <w:t xml:space="preserve">This value is to be used for all deployment configurations described in this specification. Payload Protocol Identifiers 71 and 72, also assigned by IANA for E2, are reserved for future use. </w:t>
      </w:r>
    </w:p>
    <w:p w14:paraId="5E681A29" w14:textId="766F85E6" w:rsidR="002743C4" w:rsidRPr="00A32E20" w:rsidRDefault="007321A7" w:rsidP="006C4934">
      <w:pPr>
        <w:rPr>
          <w:rFonts w:eastAsiaTheme="minorEastAsia" w:hint="eastAsia"/>
          <w:lang w:eastAsia="zh-CN"/>
          <w:rPrChange w:id="447" w:author="作者">
            <w:rPr/>
          </w:rPrChange>
        </w:rPr>
      </w:pPr>
      <w:ins w:id="448" w:author="作者">
        <w:r>
          <w:rPr>
            <w:rFonts w:eastAsiaTheme="minorEastAsia" w:hint="eastAsia"/>
            <w:lang w:eastAsia="zh-CN"/>
          </w:rPr>
          <w:lastRenderedPageBreak/>
          <w:t>E</w:t>
        </w:r>
        <w:r>
          <w:rPr>
            <w:rFonts w:eastAsiaTheme="minorEastAsia"/>
            <w:lang w:eastAsia="zh-CN"/>
          </w:rPr>
          <w:t>2AP</w:t>
        </w:r>
        <w:r>
          <w:rPr>
            <w:rFonts w:eastAsiaTheme="minorEastAsia" w:hint="eastAsia"/>
            <w:lang w:eastAsia="zh-CN"/>
          </w:rPr>
          <w:t>接口控制面协议</w:t>
        </w:r>
        <w:proofErr w:type="gramStart"/>
        <w:r>
          <w:rPr>
            <w:rFonts w:eastAsiaTheme="minorEastAsia" w:hint="eastAsia"/>
            <w:lang w:eastAsia="zh-CN"/>
          </w:rPr>
          <w:t>栈</w:t>
        </w:r>
        <w:proofErr w:type="gramEnd"/>
        <w:r>
          <w:rPr>
            <w:rFonts w:eastAsiaTheme="minorEastAsia" w:hint="eastAsia"/>
            <w:lang w:eastAsia="zh-CN"/>
          </w:rPr>
          <w:t>如图</w:t>
        </w:r>
        <w:r>
          <w:rPr>
            <w:rFonts w:eastAsiaTheme="minorEastAsia" w:hint="eastAsia"/>
            <w:lang w:eastAsia="zh-CN"/>
          </w:rPr>
          <w:t>6.1-1</w:t>
        </w:r>
        <w:r>
          <w:rPr>
            <w:rFonts w:eastAsiaTheme="minorEastAsia" w:hint="eastAsia"/>
            <w:lang w:eastAsia="zh-CN"/>
          </w:rPr>
          <w:t>所示。</w:t>
        </w:r>
        <w:r w:rsidR="00084F3A">
          <w:rPr>
            <w:rFonts w:eastAsiaTheme="minorEastAsia" w:hint="eastAsia"/>
            <w:lang w:eastAsia="zh-CN"/>
          </w:rPr>
          <w:t>传输层是建立在</w:t>
        </w:r>
        <w:r w:rsidR="00084F3A">
          <w:rPr>
            <w:rFonts w:eastAsiaTheme="minorEastAsia" w:hint="eastAsia"/>
            <w:lang w:eastAsia="zh-CN"/>
          </w:rPr>
          <w:t>IP</w:t>
        </w:r>
        <w:r w:rsidR="00084F3A">
          <w:rPr>
            <w:rFonts w:eastAsiaTheme="minorEastAsia" w:hint="eastAsia"/>
            <w:lang w:eastAsia="zh-CN"/>
          </w:rPr>
          <w:t>传输。</w:t>
        </w:r>
        <w:r w:rsidR="003D7ECD">
          <w:rPr>
            <w:rFonts w:eastAsiaTheme="minorEastAsia" w:hint="eastAsia"/>
            <w:lang w:eastAsia="zh-CN"/>
          </w:rPr>
          <w:t>为了可靠地信令传输，</w:t>
        </w:r>
        <w:r w:rsidR="003D7ECD">
          <w:rPr>
            <w:rFonts w:eastAsiaTheme="minorEastAsia" w:hint="eastAsia"/>
            <w:lang w:eastAsia="zh-CN"/>
          </w:rPr>
          <w:t>SCTP</w:t>
        </w:r>
        <w:r w:rsidR="003D7ECD">
          <w:rPr>
            <w:rFonts w:eastAsiaTheme="minorEastAsia" w:hint="eastAsia"/>
            <w:lang w:eastAsia="zh-CN"/>
          </w:rPr>
          <w:t>被添加</w:t>
        </w:r>
        <w:r w:rsidR="008472AB">
          <w:rPr>
            <w:rFonts w:eastAsiaTheme="minorEastAsia" w:hint="eastAsia"/>
            <w:lang w:eastAsia="zh-CN"/>
          </w:rPr>
          <w:t>在</w:t>
        </w:r>
        <w:r w:rsidR="008472AB">
          <w:rPr>
            <w:rFonts w:eastAsiaTheme="minorEastAsia" w:hint="eastAsia"/>
            <w:lang w:eastAsia="zh-CN"/>
          </w:rPr>
          <w:t>IP</w:t>
        </w:r>
        <w:r w:rsidR="008472AB">
          <w:rPr>
            <w:rFonts w:eastAsiaTheme="minorEastAsia" w:hint="eastAsia"/>
            <w:lang w:eastAsia="zh-CN"/>
          </w:rPr>
          <w:t>之上。当多个</w:t>
        </w:r>
        <w:r w:rsidR="008472AB">
          <w:rPr>
            <w:rFonts w:eastAsiaTheme="minorEastAsia" w:hint="eastAsia"/>
            <w:lang w:eastAsia="zh-CN"/>
          </w:rPr>
          <w:t>SCTP</w:t>
        </w:r>
        <w:r w:rsidR="008472AB">
          <w:rPr>
            <w:rFonts w:eastAsiaTheme="minorEastAsia" w:hint="eastAsia"/>
            <w:lang w:eastAsia="zh-CN"/>
          </w:rPr>
          <w:t>关联地配置</w:t>
        </w:r>
        <w:r w:rsidR="00531ED1">
          <w:rPr>
            <w:rFonts w:eastAsiaTheme="minorEastAsia" w:hint="eastAsia"/>
            <w:lang w:eastAsia="zh-CN"/>
          </w:rPr>
          <w:t>可以支持，</w:t>
        </w:r>
        <w:r w:rsidR="00531ED1">
          <w:rPr>
            <w:rFonts w:eastAsiaTheme="minorEastAsia" w:hint="eastAsia"/>
            <w:lang w:eastAsia="zh-CN"/>
          </w:rPr>
          <w:t>Near-RT</w:t>
        </w:r>
        <w:r w:rsidR="00531ED1">
          <w:rPr>
            <w:rFonts w:eastAsiaTheme="minorEastAsia"/>
            <w:lang w:eastAsia="zh-CN"/>
          </w:rPr>
          <w:t xml:space="preserve"> </w:t>
        </w:r>
        <w:r w:rsidR="00531ED1">
          <w:rPr>
            <w:rFonts w:eastAsiaTheme="minorEastAsia" w:hint="eastAsia"/>
            <w:lang w:eastAsia="zh-CN"/>
          </w:rPr>
          <w:t>RIC</w:t>
        </w:r>
        <w:r w:rsidR="00531ED1">
          <w:rPr>
            <w:rFonts w:eastAsiaTheme="minorEastAsia" w:hint="eastAsia"/>
            <w:lang w:eastAsia="zh-CN"/>
          </w:rPr>
          <w:t>可以请求动态添加</w:t>
        </w:r>
        <w:r w:rsidR="00531ED1">
          <w:rPr>
            <w:rFonts w:eastAsiaTheme="minorEastAsia" w:hint="eastAsia"/>
            <w:lang w:eastAsia="zh-CN"/>
          </w:rPr>
          <w:t>/</w:t>
        </w:r>
        <w:r w:rsidR="00531ED1">
          <w:rPr>
            <w:rFonts w:eastAsiaTheme="minorEastAsia" w:hint="eastAsia"/>
            <w:lang w:eastAsia="zh-CN"/>
          </w:rPr>
          <w:t>移除</w:t>
        </w:r>
        <w:r w:rsidR="00531ED1">
          <w:rPr>
            <w:rFonts w:eastAsiaTheme="minorEastAsia" w:hint="eastAsia"/>
            <w:lang w:eastAsia="zh-CN"/>
          </w:rPr>
          <w:t>SCTP</w:t>
        </w:r>
        <w:r w:rsidR="00531ED1">
          <w:rPr>
            <w:rFonts w:eastAsiaTheme="minorEastAsia" w:hint="eastAsia"/>
            <w:lang w:eastAsia="zh-CN"/>
          </w:rPr>
          <w:t>关联在</w:t>
        </w:r>
        <w:r w:rsidR="00531ED1">
          <w:rPr>
            <w:rFonts w:eastAsiaTheme="minorEastAsia" w:hint="eastAsia"/>
            <w:lang w:eastAsia="zh-CN"/>
          </w:rPr>
          <w:t>E2</w:t>
        </w:r>
        <w:r w:rsidR="00531ED1">
          <w:rPr>
            <w:rFonts w:eastAsiaTheme="minorEastAsia" w:hint="eastAsia"/>
            <w:lang w:eastAsia="zh-CN"/>
          </w:rPr>
          <w:t>节点</w:t>
        </w:r>
        <w:r w:rsidR="00DC645F">
          <w:rPr>
            <w:rFonts w:eastAsiaTheme="minorEastAsia" w:hint="eastAsia"/>
            <w:lang w:eastAsia="zh-CN"/>
          </w:rPr>
          <w:t>/Near-RT</w:t>
        </w:r>
        <w:r w:rsidR="00DC645F">
          <w:rPr>
            <w:rFonts w:eastAsiaTheme="minorEastAsia"/>
            <w:lang w:eastAsia="zh-CN"/>
          </w:rPr>
          <w:t xml:space="preserve"> </w:t>
        </w:r>
        <w:r w:rsidR="00DC645F">
          <w:rPr>
            <w:rFonts w:eastAsiaTheme="minorEastAsia" w:hint="eastAsia"/>
            <w:lang w:eastAsia="zh-CN"/>
          </w:rPr>
          <w:t>RIC</w:t>
        </w:r>
        <w:r w:rsidR="00DC645F">
          <w:rPr>
            <w:rFonts w:eastAsiaTheme="minorEastAsia" w:hint="eastAsia"/>
            <w:lang w:eastAsia="zh-CN"/>
          </w:rPr>
          <w:t>间。在</w:t>
        </w:r>
        <w:r w:rsidR="00DC645F">
          <w:rPr>
            <w:rFonts w:eastAsiaTheme="minorEastAsia" w:hint="eastAsia"/>
            <w:lang w:eastAsia="zh-CN"/>
          </w:rPr>
          <w:t>SCTP</w:t>
        </w:r>
        <w:r w:rsidR="00DC645F">
          <w:rPr>
            <w:rFonts w:eastAsiaTheme="minorEastAsia" w:hint="eastAsia"/>
            <w:lang w:eastAsia="zh-CN"/>
          </w:rPr>
          <w:t>关联集一个</w:t>
        </w:r>
        <w:r w:rsidR="00DC645F">
          <w:rPr>
            <w:rFonts w:eastAsiaTheme="minorEastAsia" w:hint="eastAsia"/>
            <w:lang w:eastAsia="zh-CN"/>
          </w:rPr>
          <w:t>Near-RT</w:t>
        </w:r>
        <w:r w:rsidR="00DC645F">
          <w:rPr>
            <w:rFonts w:eastAsiaTheme="minorEastAsia"/>
            <w:lang w:eastAsia="zh-CN"/>
          </w:rPr>
          <w:t xml:space="preserve"> </w:t>
        </w:r>
        <w:r w:rsidR="00DC645F">
          <w:rPr>
            <w:rFonts w:eastAsiaTheme="minorEastAsia" w:hint="eastAsia"/>
            <w:lang w:eastAsia="zh-CN"/>
          </w:rPr>
          <w:t>RIC</w:t>
        </w:r>
        <w:r w:rsidR="00DC645F">
          <w:rPr>
            <w:rFonts w:eastAsiaTheme="minorEastAsia" w:hint="eastAsia"/>
            <w:lang w:eastAsia="zh-CN"/>
          </w:rPr>
          <w:t>和</w:t>
        </w:r>
        <w:r w:rsidR="00DC645F">
          <w:rPr>
            <w:rFonts w:eastAsiaTheme="minorEastAsia" w:hint="eastAsia"/>
            <w:lang w:eastAsia="zh-CN"/>
          </w:rPr>
          <w:t>E2</w:t>
        </w:r>
        <w:r w:rsidR="00DC645F">
          <w:rPr>
            <w:rFonts w:eastAsiaTheme="minorEastAsia" w:hint="eastAsia"/>
            <w:lang w:eastAsia="zh-CN"/>
          </w:rPr>
          <w:t>节点</w:t>
        </w:r>
        <w:r w:rsidR="003023F0">
          <w:rPr>
            <w:rFonts w:eastAsiaTheme="minorEastAsia" w:hint="eastAsia"/>
            <w:lang w:eastAsia="zh-CN"/>
          </w:rPr>
          <w:t>对中，</w:t>
        </w:r>
        <w:r w:rsidR="003023F0">
          <w:rPr>
            <w:rFonts w:eastAsiaTheme="minorEastAsia" w:hint="eastAsia"/>
            <w:lang w:eastAsia="zh-CN"/>
          </w:rPr>
          <w:t>Near-RT</w:t>
        </w:r>
        <w:r w:rsidR="003023F0">
          <w:rPr>
            <w:rFonts w:eastAsiaTheme="minorEastAsia"/>
            <w:lang w:eastAsia="zh-CN"/>
          </w:rPr>
          <w:t xml:space="preserve"> </w:t>
        </w:r>
        <w:r w:rsidR="003023F0">
          <w:rPr>
            <w:rFonts w:eastAsiaTheme="minorEastAsia" w:hint="eastAsia"/>
            <w:lang w:eastAsia="zh-CN"/>
          </w:rPr>
          <w:t>RIC</w:t>
        </w:r>
        <w:r w:rsidR="003023F0">
          <w:rPr>
            <w:rFonts w:eastAsiaTheme="minorEastAsia" w:hint="eastAsia"/>
            <w:lang w:eastAsia="zh-CN"/>
          </w:rPr>
          <w:t>可以</w:t>
        </w:r>
        <w:r w:rsidR="00A32E20">
          <w:rPr>
            <w:rFonts w:eastAsiaTheme="minorEastAsia" w:hint="eastAsia"/>
            <w:lang w:eastAsia="zh-CN"/>
          </w:rPr>
          <w:t>为</w:t>
        </w:r>
        <w:r w:rsidR="00A32E20">
          <w:rPr>
            <w:rFonts w:eastAsiaTheme="minorEastAsia" w:hint="eastAsia"/>
            <w:lang w:eastAsia="zh-CN"/>
          </w:rPr>
          <w:t>E2</w:t>
        </w:r>
        <w:r w:rsidR="00A32E20">
          <w:rPr>
            <w:rFonts w:eastAsiaTheme="minorEastAsia" w:hint="eastAsia"/>
            <w:lang w:eastAsia="zh-CN"/>
          </w:rPr>
          <w:t>信令确定</w:t>
        </w:r>
        <w:proofErr w:type="gramStart"/>
        <w:r w:rsidR="00A32E20">
          <w:rPr>
            <w:rFonts w:eastAsiaTheme="minorEastAsia" w:hint="eastAsia"/>
            <w:lang w:eastAsia="zh-CN"/>
          </w:rPr>
          <w:t>地内容</w:t>
        </w:r>
        <w:proofErr w:type="gramEnd"/>
        <w:r w:rsidR="003023F0">
          <w:rPr>
            <w:rFonts w:eastAsiaTheme="minorEastAsia" w:hint="eastAsia"/>
            <w:lang w:eastAsia="zh-CN"/>
          </w:rPr>
          <w:t>请求</w:t>
        </w:r>
        <w:r w:rsidR="003023F0">
          <w:rPr>
            <w:rFonts w:eastAsiaTheme="minorEastAsia" w:hint="eastAsia"/>
            <w:lang w:eastAsia="zh-CN"/>
          </w:rPr>
          <w:t>E2</w:t>
        </w:r>
        <w:r w:rsidR="003023F0">
          <w:rPr>
            <w:rFonts w:eastAsiaTheme="minorEastAsia" w:hint="eastAsia"/>
            <w:lang w:eastAsia="zh-CN"/>
          </w:rPr>
          <w:t>节点去现在</w:t>
        </w:r>
        <w:r w:rsidR="003023F0">
          <w:rPr>
            <w:rFonts w:eastAsiaTheme="minorEastAsia" w:hint="eastAsia"/>
            <w:lang w:eastAsia="zh-CN"/>
          </w:rPr>
          <w:t>SCTP</w:t>
        </w:r>
        <w:r w:rsidR="003023F0">
          <w:rPr>
            <w:rFonts w:eastAsiaTheme="minorEastAsia" w:hint="eastAsia"/>
            <w:lang w:eastAsia="zh-CN"/>
          </w:rPr>
          <w:t>关联地</w:t>
        </w:r>
        <w:r w:rsidR="00A32E20">
          <w:rPr>
            <w:rFonts w:eastAsiaTheme="minorEastAsia" w:hint="eastAsia"/>
            <w:lang w:eastAsia="zh-CN"/>
          </w:rPr>
          <w:t>使用</w:t>
        </w:r>
        <w:r w:rsidR="005F3AA4">
          <w:rPr>
            <w:rFonts w:eastAsiaTheme="minorEastAsia" w:hint="eastAsia"/>
            <w:lang w:eastAsia="zh-CN"/>
          </w:rPr>
          <w:t>。</w:t>
        </w:r>
        <w:r w:rsidR="00C87EB8">
          <w:rPr>
            <w:rFonts w:eastAsiaTheme="minorEastAsia" w:hint="eastAsia"/>
            <w:lang w:eastAsia="zh-CN"/>
          </w:rPr>
          <w:t>如果不限制信息被提供给</w:t>
        </w:r>
        <w:r w:rsidR="00C87EB8">
          <w:rPr>
            <w:rFonts w:eastAsiaTheme="minorEastAsia" w:hint="eastAsia"/>
            <w:lang w:eastAsia="zh-CN"/>
          </w:rPr>
          <w:t>SCTP</w:t>
        </w:r>
        <w:r w:rsidR="00C87EB8">
          <w:rPr>
            <w:rFonts w:eastAsiaTheme="minorEastAsia" w:hint="eastAsia"/>
            <w:lang w:eastAsia="zh-CN"/>
          </w:rPr>
          <w:t>关联</w:t>
        </w:r>
        <w:r w:rsidR="00CE0B70">
          <w:rPr>
            <w:rFonts w:eastAsiaTheme="minorEastAsia" w:hint="eastAsia"/>
            <w:lang w:eastAsia="zh-CN"/>
          </w:rPr>
          <w:t>，任何</w:t>
        </w:r>
        <w:commentRangeStart w:id="449"/>
        <w:r w:rsidR="00CE0B70">
          <w:rPr>
            <w:rFonts w:eastAsiaTheme="minorEastAsia" w:hint="eastAsia"/>
            <w:lang w:eastAsia="zh-CN"/>
          </w:rPr>
          <w:t>E2</w:t>
        </w:r>
        <w:r w:rsidR="00CE0B70">
          <w:rPr>
            <w:rFonts w:eastAsiaTheme="minorEastAsia" w:hint="eastAsia"/>
            <w:lang w:eastAsia="zh-CN"/>
          </w:rPr>
          <w:t>信令的类型</w:t>
        </w:r>
        <w:commentRangeEnd w:id="449"/>
        <w:r w:rsidR="0051380A">
          <w:rPr>
            <w:rStyle w:val="a9"/>
          </w:rPr>
          <w:commentReference w:id="449"/>
        </w:r>
        <w:r w:rsidR="00CE0B70">
          <w:rPr>
            <w:rFonts w:eastAsiaTheme="minorEastAsia" w:hint="eastAsia"/>
            <w:lang w:eastAsia="zh-CN"/>
          </w:rPr>
          <w:t>通过</w:t>
        </w:r>
        <w:r w:rsidR="00CE0B70">
          <w:rPr>
            <w:rFonts w:eastAsiaTheme="minorEastAsia" w:hint="eastAsia"/>
            <w:lang w:eastAsia="zh-CN"/>
          </w:rPr>
          <w:t>SCTP</w:t>
        </w:r>
        <w:r w:rsidR="00CE0B70">
          <w:rPr>
            <w:rFonts w:eastAsiaTheme="minorEastAsia" w:hint="eastAsia"/>
            <w:lang w:eastAsia="zh-CN"/>
          </w:rPr>
          <w:t>关联都是允许的。</w:t>
        </w:r>
        <w:r w:rsidR="0051380A">
          <w:rPr>
            <w:rFonts w:eastAsiaTheme="minorEastAsia" w:hint="eastAsia"/>
            <w:lang w:eastAsia="zh-CN"/>
          </w:rPr>
          <w:t>应用层信令</w:t>
        </w:r>
        <w:r w:rsidR="00266E44">
          <w:rPr>
            <w:rFonts w:eastAsiaTheme="minorEastAsia" w:hint="eastAsia"/>
            <w:lang w:eastAsia="zh-CN"/>
          </w:rPr>
          <w:t>协议</w:t>
        </w:r>
        <w:r w:rsidR="001B3B94">
          <w:rPr>
            <w:rFonts w:eastAsiaTheme="minorEastAsia" w:hint="eastAsia"/>
            <w:lang w:eastAsia="zh-CN"/>
          </w:rPr>
          <w:t>简称</w:t>
        </w:r>
        <w:r w:rsidR="001B3B94">
          <w:rPr>
            <w:rFonts w:eastAsiaTheme="minorEastAsia" w:hint="eastAsia"/>
            <w:lang w:eastAsia="zh-CN"/>
          </w:rPr>
          <w:t>E2AP</w:t>
        </w:r>
        <w:r w:rsidR="001B3B94">
          <w:rPr>
            <w:rFonts w:eastAsiaTheme="minorEastAsia" w:hint="eastAsia"/>
            <w:lang w:eastAsia="zh-CN"/>
          </w:rPr>
          <w:t>（</w:t>
        </w:r>
        <w:r w:rsidR="001B3B94">
          <w:rPr>
            <w:rFonts w:eastAsiaTheme="minorEastAsia" w:hint="eastAsia"/>
            <w:lang w:eastAsia="zh-CN"/>
          </w:rPr>
          <w:t>E2</w:t>
        </w:r>
        <w:r w:rsidR="001B3B94">
          <w:rPr>
            <w:rFonts w:eastAsiaTheme="minorEastAsia" w:hint="eastAsia"/>
            <w:lang w:eastAsia="zh-CN"/>
          </w:rPr>
          <w:t>应用协议）。</w:t>
        </w:r>
        <w:r w:rsidR="00700CD2">
          <w:rPr>
            <w:rFonts w:eastAsiaTheme="minorEastAsia" w:hint="eastAsia"/>
            <w:lang w:eastAsia="zh-CN"/>
          </w:rPr>
          <w:t>IANA</w:t>
        </w:r>
        <w:r w:rsidR="00700CD2">
          <w:rPr>
            <w:rFonts w:eastAsiaTheme="minorEastAsia" w:hint="eastAsia"/>
            <w:lang w:eastAsia="zh-CN"/>
          </w:rPr>
          <w:t>分配</w:t>
        </w:r>
        <w:r w:rsidR="001024CC">
          <w:rPr>
            <w:rFonts w:eastAsiaTheme="minorEastAsia" w:hint="eastAsia"/>
            <w:lang w:eastAsia="zh-CN"/>
          </w:rPr>
          <w:t>用于</w:t>
        </w:r>
        <w:r w:rsidR="001024CC">
          <w:rPr>
            <w:rFonts w:eastAsiaTheme="minorEastAsia" w:hint="eastAsia"/>
            <w:lang w:eastAsia="zh-CN"/>
          </w:rPr>
          <w:t>SCTP</w:t>
        </w:r>
        <w:r w:rsidR="001024CC">
          <w:rPr>
            <w:rFonts w:eastAsiaTheme="minorEastAsia" w:hint="eastAsia"/>
            <w:lang w:eastAsia="zh-CN"/>
          </w:rPr>
          <w:t>应用层协议</w:t>
        </w:r>
        <w:r w:rsidR="001024CC">
          <w:rPr>
            <w:rFonts w:eastAsiaTheme="minorEastAsia" w:hint="eastAsia"/>
            <w:lang w:eastAsia="zh-CN"/>
          </w:rPr>
          <w:t>E2AP</w:t>
        </w:r>
        <w:r w:rsidR="00BB5601">
          <w:rPr>
            <w:rFonts w:eastAsiaTheme="minorEastAsia" w:hint="eastAsia"/>
            <w:lang w:eastAsia="zh-CN"/>
          </w:rPr>
          <w:t>的</w:t>
        </w:r>
        <w:r w:rsidR="00BB5601" w:rsidRPr="00AA6C40">
          <w:rPr>
            <w:rFonts w:eastAsia="Malgun Gothic"/>
            <w:lang w:eastAsia="zh-CN"/>
          </w:rPr>
          <w:t>Payload Protocol</w:t>
        </w:r>
        <w:r w:rsidR="001024CC">
          <w:rPr>
            <w:rFonts w:eastAsia="Malgun Gothic"/>
            <w:lang w:eastAsia="zh-CN"/>
          </w:rPr>
          <w:t xml:space="preserve"> </w:t>
        </w:r>
        <w:r w:rsidR="00171E6E">
          <w:rPr>
            <w:rFonts w:asciiTheme="minorEastAsia" w:eastAsiaTheme="minorEastAsia" w:hAnsiTheme="minorEastAsia" w:hint="eastAsia"/>
            <w:lang w:eastAsia="zh-CN"/>
          </w:rPr>
          <w:t>是70。</w:t>
        </w:r>
        <w:r w:rsidR="00807DBE">
          <w:rPr>
            <w:rFonts w:asciiTheme="minorEastAsia" w:eastAsiaTheme="minorEastAsia" w:hAnsiTheme="minorEastAsia" w:hint="eastAsia"/>
            <w:lang w:eastAsia="zh-CN"/>
          </w:rPr>
          <w:t>在这个说明文档中，这个值是被用来所有的部署配置。Payload</w:t>
        </w:r>
        <w:r w:rsidR="00807DBE">
          <w:rPr>
            <w:rFonts w:asciiTheme="minorEastAsia" w:eastAsiaTheme="minorEastAsia" w:hAnsiTheme="minorEastAsia"/>
            <w:lang w:eastAsia="zh-CN"/>
          </w:rPr>
          <w:t xml:space="preserve"> Protocol </w:t>
        </w:r>
        <w:r w:rsidR="00807DBE">
          <w:rPr>
            <w:rFonts w:asciiTheme="minorEastAsia" w:eastAsiaTheme="minorEastAsia" w:hAnsiTheme="minorEastAsia" w:hint="eastAsia"/>
            <w:lang w:eastAsia="zh-CN"/>
          </w:rPr>
          <w:t>标识</w:t>
        </w:r>
        <w:r w:rsidR="00636CFD">
          <w:rPr>
            <w:rFonts w:asciiTheme="minorEastAsia" w:eastAsiaTheme="minorEastAsia" w:hAnsiTheme="minorEastAsia" w:hint="eastAsia"/>
            <w:lang w:eastAsia="zh-CN"/>
          </w:rPr>
          <w:t>71和72，这个同样是被IANA分配给E2，它将保留给以后用。</w:t>
        </w:r>
      </w:ins>
    </w:p>
    <w:p w14:paraId="21EDFF96" w14:textId="45FC6555" w:rsidR="006C4934" w:rsidRDefault="006C4934" w:rsidP="006C4934">
      <w:pPr>
        <w:rPr>
          <w:ins w:id="450" w:author="作者"/>
          <w:lang w:eastAsia="zh-CN"/>
        </w:rPr>
      </w:pPr>
      <w:r w:rsidRPr="00786270">
        <w:rPr>
          <w:lang w:eastAsia="zh-CN"/>
        </w:rPr>
        <w:t>No SCTP De</w:t>
      </w:r>
      <w:r w:rsidR="00117A17">
        <w:rPr>
          <w:lang w:eastAsia="zh-CN"/>
        </w:rPr>
        <w:t xml:space="preserve">stination Port number value was </w:t>
      </w:r>
      <w:r w:rsidRPr="00786270">
        <w:rPr>
          <w:lang w:eastAsia="zh-CN"/>
        </w:rPr>
        <w:t>assigned by IANA for the E2AP protocol and so networks shall rely on E2 node and Near-RT RIC configuration to select a suitable port number.</w:t>
      </w:r>
    </w:p>
    <w:p w14:paraId="7EC84DDC" w14:textId="48A78CF7" w:rsidR="00E208C9" w:rsidRPr="00DF79A0" w:rsidRDefault="00DF79A0" w:rsidP="006C4934">
      <w:pPr>
        <w:rPr>
          <w:rFonts w:eastAsiaTheme="minorEastAsia" w:hint="eastAsia"/>
          <w:lang w:eastAsia="zh-CN"/>
          <w:rPrChange w:id="451" w:author="作者">
            <w:rPr>
              <w:lang w:eastAsia="zh-CN"/>
            </w:rPr>
          </w:rPrChange>
        </w:rPr>
      </w:pPr>
      <w:ins w:id="452" w:author="作者">
        <w:del w:id="453" w:author="作者">
          <w:r w:rsidDel="00A72F5C">
            <w:rPr>
              <w:rFonts w:eastAsiaTheme="minorEastAsia" w:hint="eastAsia"/>
              <w:lang w:eastAsia="zh-CN"/>
            </w:rPr>
            <w:delText>为</w:delText>
          </w:r>
          <w:r w:rsidDel="00A72F5C">
            <w:rPr>
              <w:rFonts w:eastAsiaTheme="minorEastAsia" w:hint="eastAsia"/>
              <w:lang w:eastAsia="zh-CN"/>
            </w:rPr>
            <w:delText>E2AP</w:delText>
          </w:r>
          <w:r w:rsidDel="00A72F5C">
            <w:rPr>
              <w:rFonts w:eastAsiaTheme="minorEastAsia" w:hint="eastAsia"/>
              <w:lang w:eastAsia="zh-CN"/>
            </w:rPr>
            <w:delText>协议</w:delText>
          </w:r>
          <w:r w:rsidDel="00A72F5C">
            <w:rPr>
              <w:rFonts w:eastAsiaTheme="minorEastAsia" w:hint="eastAsia"/>
              <w:lang w:eastAsia="zh-CN"/>
            </w:rPr>
            <w:delText>，</w:delText>
          </w:r>
        </w:del>
        <w:r w:rsidR="00623053">
          <w:rPr>
            <w:rFonts w:eastAsiaTheme="minorEastAsia" w:hint="eastAsia"/>
            <w:lang w:eastAsia="zh-CN"/>
          </w:rPr>
          <w:t>没有</w:t>
        </w:r>
        <w:r w:rsidR="00623053">
          <w:rPr>
            <w:rFonts w:eastAsiaTheme="minorEastAsia" w:hint="eastAsia"/>
            <w:lang w:eastAsia="zh-CN"/>
          </w:rPr>
          <w:t>SCTP</w:t>
        </w:r>
        <w:r w:rsidR="00BF3BC8">
          <w:rPr>
            <w:rFonts w:eastAsiaTheme="minorEastAsia" w:hint="eastAsia"/>
            <w:lang w:eastAsia="zh-CN"/>
          </w:rPr>
          <w:t>目的端口号码值</w:t>
        </w:r>
        <w:r w:rsidR="00A72F5C">
          <w:rPr>
            <w:rFonts w:eastAsiaTheme="minorEastAsia" w:hint="eastAsia"/>
            <w:lang w:eastAsia="zh-CN"/>
          </w:rPr>
          <w:t>是</w:t>
        </w:r>
        <w:r w:rsidR="00A72F5C">
          <w:rPr>
            <w:rFonts w:eastAsiaTheme="minorEastAsia" w:hint="eastAsia"/>
            <w:lang w:eastAsia="zh-CN"/>
          </w:rPr>
          <w:t>为</w:t>
        </w:r>
        <w:r w:rsidR="00A72F5C">
          <w:rPr>
            <w:rFonts w:eastAsiaTheme="minorEastAsia" w:hint="eastAsia"/>
            <w:lang w:eastAsia="zh-CN"/>
          </w:rPr>
          <w:t>E2AP</w:t>
        </w:r>
        <w:r w:rsidR="00A72F5C">
          <w:rPr>
            <w:rFonts w:eastAsiaTheme="minorEastAsia" w:hint="eastAsia"/>
            <w:lang w:eastAsia="zh-CN"/>
          </w:rPr>
          <w:t>协议</w:t>
        </w:r>
        <w:r w:rsidR="00BF3BC8">
          <w:rPr>
            <w:rFonts w:eastAsiaTheme="minorEastAsia" w:hint="eastAsia"/>
            <w:lang w:eastAsia="zh-CN"/>
          </w:rPr>
          <w:t>由</w:t>
        </w:r>
        <w:r w:rsidR="00BF3BC8">
          <w:rPr>
            <w:rFonts w:eastAsiaTheme="minorEastAsia" w:hint="eastAsia"/>
            <w:lang w:eastAsia="zh-CN"/>
          </w:rPr>
          <w:t>IANA</w:t>
        </w:r>
        <w:r w:rsidR="00BF3BC8">
          <w:rPr>
            <w:rFonts w:eastAsiaTheme="minorEastAsia" w:hint="eastAsia"/>
            <w:lang w:eastAsia="zh-CN"/>
          </w:rPr>
          <w:t>分配</w:t>
        </w:r>
        <w:r w:rsidR="00D91A56">
          <w:rPr>
            <w:rFonts w:eastAsiaTheme="minorEastAsia" w:hint="eastAsia"/>
            <w:lang w:eastAsia="zh-CN"/>
          </w:rPr>
          <w:t>。因此网络应该依靠</w:t>
        </w:r>
        <w:r w:rsidR="00D91A56">
          <w:rPr>
            <w:rFonts w:eastAsiaTheme="minorEastAsia" w:hint="eastAsia"/>
            <w:lang w:eastAsia="zh-CN"/>
          </w:rPr>
          <w:t>E2</w:t>
        </w:r>
        <w:r w:rsidR="00D91A56">
          <w:rPr>
            <w:rFonts w:eastAsiaTheme="minorEastAsia" w:hint="eastAsia"/>
            <w:lang w:eastAsia="zh-CN"/>
          </w:rPr>
          <w:t>节点和</w:t>
        </w:r>
        <w:r w:rsidR="00D91A56">
          <w:rPr>
            <w:rFonts w:eastAsiaTheme="minorEastAsia" w:hint="eastAsia"/>
            <w:lang w:eastAsia="zh-CN"/>
          </w:rPr>
          <w:t>Near-RT</w:t>
        </w:r>
        <w:r w:rsidR="00D91A56">
          <w:rPr>
            <w:rFonts w:eastAsiaTheme="minorEastAsia"/>
            <w:lang w:eastAsia="zh-CN"/>
          </w:rPr>
          <w:t xml:space="preserve"> </w:t>
        </w:r>
        <w:r w:rsidR="00D91A56">
          <w:rPr>
            <w:rFonts w:eastAsiaTheme="minorEastAsia" w:hint="eastAsia"/>
            <w:lang w:eastAsia="zh-CN"/>
          </w:rPr>
          <w:t>RIC</w:t>
        </w:r>
        <w:r w:rsidR="00E10207">
          <w:rPr>
            <w:rFonts w:eastAsiaTheme="minorEastAsia" w:hint="eastAsia"/>
            <w:lang w:eastAsia="zh-CN"/>
          </w:rPr>
          <w:t>配置去选择端口数目。</w:t>
        </w:r>
      </w:ins>
    </w:p>
    <w:p w14:paraId="6DE11392" w14:textId="3C28E9E4" w:rsidR="00347A2A" w:rsidRPr="00AA6C40" w:rsidRDefault="00347A2A" w:rsidP="00347A2A">
      <w:pPr>
        <w:rPr>
          <w:rFonts w:eastAsia="Malgun Gothic"/>
          <w:lang w:eastAsia="zh-CN"/>
        </w:rPr>
      </w:pPr>
      <w:r w:rsidRPr="00AA6C40">
        <w:rPr>
          <w:rFonts w:eastAsia="Malgun Gothic"/>
          <w:lang w:eastAsia="zh-CN"/>
        </w:rPr>
        <w:t xml:space="preserve"> </w:t>
      </w:r>
    </w:p>
    <w:p w14:paraId="6EB8C9F6" w14:textId="479099EC" w:rsidR="00347A2A" w:rsidRPr="00AA6C40" w:rsidRDefault="00347A2A" w:rsidP="00347A2A">
      <w:pPr>
        <w:jc w:val="center"/>
      </w:pPr>
      <w:r w:rsidRPr="00AA6C40">
        <w:rPr>
          <w:noProof/>
        </w:rPr>
        <w:drawing>
          <wp:inline distT="0" distB="0" distL="0" distR="0" wp14:anchorId="6C2B28F2" wp14:editId="5D9C12F8">
            <wp:extent cx="223837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38375" cy="2581275"/>
                    </a:xfrm>
                    <a:prstGeom prst="rect">
                      <a:avLst/>
                    </a:prstGeom>
                    <a:noFill/>
                    <a:ln>
                      <a:noFill/>
                    </a:ln>
                  </pic:spPr>
                </pic:pic>
              </a:graphicData>
            </a:graphic>
          </wp:inline>
        </w:drawing>
      </w:r>
    </w:p>
    <w:p w14:paraId="4228E15F" w14:textId="77777777" w:rsidR="00347A2A" w:rsidRPr="00AA6C40" w:rsidRDefault="00347A2A" w:rsidP="00347A2A">
      <w:pPr>
        <w:pStyle w:val="TF"/>
        <w:rPr>
          <w:rFonts w:ascii="Times New Roman" w:eastAsia="Malgun Gothic" w:hAnsi="Times New Roman"/>
          <w:b w:val="0"/>
        </w:rPr>
      </w:pPr>
      <w:r w:rsidRPr="00AA6C40">
        <w:rPr>
          <w:rFonts w:eastAsia="Malgun Gothic"/>
        </w:rPr>
        <w:t xml:space="preserve">Figure </w:t>
      </w:r>
      <w:r w:rsidRPr="00AA6C40">
        <w:rPr>
          <w:rFonts w:eastAsia="MS Mincho"/>
        </w:rPr>
        <w:t>6.1-1</w:t>
      </w:r>
      <w:r w:rsidRPr="00AA6C40">
        <w:rPr>
          <w:rFonts w:eastAsia="Malgun Gothic"/>
        </w:rPr>
        <w:t xml:space="preserve">: </w:t>
      </w:r>
      <w:r w:rsidRPr="00AA6C40">
        <w:rPr>
          <w:rFonts w:eastAsia="MS Mincho"/>
        </w:rPr>
        <w:t>E2AP protocol stack</w:t>
      </w:r>
    </w:p>
    <w:p w14:paraId="355ACEDB" w14:textId="4D7FC0ED" w:rsidR="00347A2A" w:rsidRPr="00AA6C40" w:rsidRDefault="00347A2A" w:rsidP="00347A2A">
      <w:pPr>
        <w:spacing w:after="0"/>
      </w:pPr>
      <w:r w:rsidRPr="00AA6C40">
        <w:rPr>
          <w:rFonts w:eastAsia="Malgun Gothic"/>
          <w:lang w:eastAsia="ko-KR"/>
        </w:rPr>
        <w:t xml:space="preserve">Note: The </w:t>
      </w:r>
      <w:r w:rsidRPr="00AA6C40">
        <w:rPr>
          <w:lang w:eastAsia="ja-JP"/>
        </w:rPr>
        <w:t>E2</w:t>
      </w:r>
      <w:r w:rsidRPr="00AA6C40">
        <w:t xml:space="preserve">AP </w:t>
      </w:r>
      <w:r w:rsidRPr="00AA6C40">
        <w:rPr>
          <w:lang w:eastAsia="ja-JP"/>
        </w:rPr>
        <w:t>messages</w:t>
      </w:r>
      <w:r w:rsidRPr="00AA6C40">
        <w:t xml:space="preserve"> are transported over the E2 interfaces</w:t>
      </w:r>
    </w:p>
    <w:p w14:paraId="1AD4D4E5" w14:textId="5E0BD11D" w:rsidR="00FA4403" w:rsidRDefault="00AB282B" w:rsidP="00E60D8D">
      <w:ins w:id="454" w:author="作者">
        <w:r>
          <w:rPr>
            <w:rFonts w:asciiTheme="minorEastAsia" w:eastAsiaTheme="minorEastAsia" w:hAnsiTheme="minorEastAsia" w:hint="eastAsia"/>
            <w:lang w:eastAsia="zh-CN"/>
          </w:rPr>
          <w:t>E2AP消息</w:t>
        </w:r>
        <w:r w:rsidR="00C258E5">
          <w:rPr>
            <w:rFonts w:asciiTheme="minorEastAsia" w:eastAsiaTheme="minorEastAsia" w:hAnsiTheme="minorEastAsia" w:hint="eastAsia"/>
            <w:lang w:eastAsia="zh-CN"/>
          </w:rPr>
          <w:t>在E2节点上传输</w:t>
        </w:r>
      </w:ins>
    </w:p>
    <w:p w14:paraId="7A20AD58" w14:textId="0E120B74" w:rsidR="00891ADA" w:rsidRPr="00FD5D4E" w:rsidRDefault="00891ADA" w:rsidP="00FD5D4E">
      <w:pPr>
        <w:pStyle w:val="2"/>
        <w:numPr>
          <w:ilvl w:val="0"/>
          <w:numId w:val="0"/>
        </w:numPr>
        <w:rPr>
          <w:lang w:val="en-US" w:eastAsia="en-GB"/>
        </w:rPr>
      </w:pPr>
      <w:bookmarkStart w:id="455" w:name="_Toc45723267"/>
      <w:r w:rsidRPr="00FD5D4E">
        <w:rPr>
          <w:lang w:val="en-US" w:eastAsia="en-GB"/>
        </w:rPr>
        <w:t>6.</w:t>
      </w:r>
      <w:r>
        <w:rPr>
          <w:lang w:val="en-US" w:eastAsia="en-GB"/>
        </w:rPr>
        <w:t>2</w:t>
      </w:r>
      <w:r w:rsidRPr="00FD5D4E">
        <w:rPr>
          <w:lang w:val="en-US" w:eastAsia="en-GB"/>
        </w:rPr>
        <w:tab/>
        <w:t>Multiple TNLAs over E2</w:t>
      </w:r>
      <w:bookmarkEnd w:id="455"/>
      <w:r w:rsidRPr="00FD5D4E">
        <w:rPr>
          <w:lang w:val="en-US" w:eastAsia="en-GB"/>
        </w:rPr>
        <w:t xml:space="preserve"> </w:t>
      </w:r>
    </w:p>
    <w:p w14:paraId="52A713F6" w14:textId="77777777" w:rsidR="00891ADA" w:rsidRDefault="00891ADA" w:rsidP="00891ADA">
      <w:r w:rsidRPr="00AA6C40">
        <w:t xml:space="preserve">The </w:t>
      </w:r>
      <w:r>
        <w:t>Near-RT RIC supports multiple TNL Associations over E2 interface.</w:t>
      </w:r>
    </w:p>
    <w:p w14:paraId="6EB59C1B" w14:textId="77777777" w:rsidR="00891ADA" w:rsidRDefault="00891ADA" w:rsidP="000446A4">
      <w:r>
        <w:t xml:space="preserve">An initial TNL Association is established during E2 SETUP procedure.  At this point the single </w:t>
      </w:r>
      <w:commentRangeStart w:id="456"/>
      <w:r>
        <w:t>TNL association</w:t>
      </w:r>
      <w:commentRangeEnd w:id="456"/>
      <w:r w:rsidR="000446A4">
        <w:rPr>
          <w:rStyle w:val="a9"/>
        </w:rPr>
        <w:commentReference w:id="456"/>
      </w:r>
      <w:r>
        <w:t xml:space="preserve"> is configured to be used for both RIC Services and E2 Support functions.</w:t>
      </w:r>
    </w:p>
    <w:p w14:paraId="4832AC8C" w14:textId="77777777" w:rsidR="00891ADA" w:rsidRDefault="00891ADA" w:rsidP="00891ADA">
      <w:r>
        <w:t>TNL Associations may then be added, modified or removed during subsequent E2 CONNECTION UPDATE procedures.</w:t>
      </w:r>
    </w:p>
    <w:p w14:paraId="5B1250B2" w14:textId="329C8C8C" w:rsidR="00891ADA" w:rsidRDefault="004D328A" w:rsidP="00891ADA">
      <w:pPr>
        <w:rPr>
          <w:ins w:id="457" w:author="作者"/>
          <w:rFonts w:asciiTheme="minorEastAsia" w:eastAsiaTheme="minorEastAsia" w:hAnsiTheme="minorEastAsia"/>
          <w:lang w:eastAsia="zh-CN"/>
        </w:rPr>
      </w:pPr>
      <w:ins w:id="458" w:author="作者">
        <w:r>
          <w:rPr>
            <w:rFonts w:asciiTheme="minorEastAsia" w:eastAsiaTheme="minorEastAsia" w:hAnsiTheme="minorEastAsia" w:hint="eastAsia"/>
            <w:lang w:eastAsia="zh-CN"/>
          </w:rPr>
          <w:t>Near-RT</w:t>
        </w:r>
        <w:r>
          <w:t xml:space="preserve"> </w:t>
        </w:r>
        <w:r>
          <w:rPr>
            <w:rFonts w:asciiTheme="minorEastAsia" w:eastAsiaTheme="minorEastAsia" w:hAnsiTheme="minorEastAsia" w:hint="eastAsia"/>
            <w:lang w:eastAsia="zh-CN"/>
          </w:rPr>
          <w:t>RIC</w:t>
        </w:r>
        <w:r w:rsidR="008A43E6">
          <w:rPr>
            <w:rFonts w:asciiTheme="minorEastAsia" w:eastAsiaTheme="minorEastAsia" w:hAnsiTheme="minorEastAsia" w:hint="eastAsia"/>
            <w:lang w:eastAsia="zh-CN"/>
          </w:rPr>
          <w:t>在E2接口上</w:t>
        </w:r>
        <w:r>
          <w:rPr>
            <w:rFonts w:asciiTheme="minorEastAsia" w:eastAsiaTheme="minorEastAsia" w:hAnsiTheme="minorEastAsia" w:hint="eastAsia"/>
            <w:lang w:eastAsia="zh-CN"/>
          </w:rPr>
          <w:t>支持多个TNL关联</w:t>
        </w:r>
        <w:r w:rsidR="008A43E6">
          <w:rPr>
            <w:rFonts w:asciiTheme="minorEastAsia" w:eastAsiaTheme="minorEastAsia" w:hAnsiTheme="minorEastAsia" w:hint="eastAsia"/>
            <w:lang w:eastAsia="zh-CN"/>
          </w:rPr>
          <w:t>。</w:t>
        </w:r>
      </w:ins>
    </w:p>
    <w:p w14:paraId="3AC8A995" w14:textId="56976BBE" w:rsidR="008A43E6" w:rsidRPr="00AA6C40" w:rsidRDefault="008A43E6" w:rsidP="00891ADA">
      <w:ins w:id="459" w:author="作者">
        <w:r>
          <w:rPr>
            <w:rFonts w:asciiTheme="minorEastAsia" w:eastAsiaTheme="minorEastAsia" w:hAnsiTheme="minorEastAsia" w:hint="eastAsia"/>
            <w:lang w:eastAsia="zh-CN"/>
          </w:rPr>
          <w:t>在E2</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SETUP过程一个初始化的TNL关联会被建立。</w:t>
        </w:r>
        <w:r w:rsidR="0098266F">
          <w:rPr>
            <w:rFonts w:asciiTheme="minorEastAsia" w:eastAsiaTheme="minorEastAsia" w:hAnsiTheme="minorEastAsia" w:hint="eastAsia"/>
            <w:lang w:eastAsia="zh-CN"/>
          </w:rPr>
          <w:t>在这个点一个TNL关联</w:t>
        </w:r>
        <w:r w:rsidR="00173E7A">
          <w:rPr>
            <w:rFonts w:asciiTheme="minorEastAsia" w:eastAsiaTheme="minorEastAsia" w:hAnsiTheme="minorEastAsia" w:hint="eastAsia"/>
            <w:lang w:eastAsia="zh-CN"/>
          </w:rPr>
          <w:t>被配置来RIC服务</w:t>
        </w:r>
        <w:r w:rsidR="007F72E6">
          <w:rPr>
            <w:rFonts w:asciiTheme="minorEastAsia" w:eastAsiaTheme="minorEastAsia" w:hAnsiTheme="minorEastAsia" w:hint="eastAsia"/>
            <w:lang w:eastAsia="zh-CN"/>
          </w:rPr>
          <w:t>和E2支持的功能。</w:t>
        </w:r>
      </w:ins>
      <w:bookmarkStart w:id="460" w:name="_GoBack"/>
      <w:bookmarkEnd w:id="460"/>
    </w:p>
    <w:p w14:paraId="68AEB4B2" w14:textId="77777777" w:rsidR="00891ADA" w:rsidRPr="00BE2DCC" w:rsidRDefault="00891ADA" w:rsidP="00891ADA">
      <w:pPr>
        <w:pStyle w:val="PlantUML"/>
      </w:pPr>
      <w:r w:rsidRPr="00BE2DCC">
        <w:t>@startuml</w:t>
      </w:r>
    </w:p>
    <w:p w14:paraId="1157106C" w14:textId="77777777" w:rsidR="00891ADA" w:rsidRDefault="00891ADA" w:rsidP="00891ADA">
      <w:pPr>
        <w:pStyle w:val="PlantUML"/>
      </w:pPr>
    </w:p>
    <w:p w14:paraId="541DA718" w14:textId="77777777" w:rsidR="00891ADA" w:rsidRDefault="00891ADA" w:rsidP="00891ADA">
      <w:pPr>
        <w:pStyle w:val="PlantUML"/>
      </w:pPr>
      <w:r>
        <w:rPr>
          <w:rFonts w:hint="eastAsia"/>
        </w:rPr>
        <w:t>skinparam ParticipantPadding 5</w:t>
      </w:r>
    </w:p>
    <w:p w14:paraId="10A035D6" w14:textId="77777777" w:rsidR="00891ADA" w:rsidRDefault="00891ADA" w:rsidP="00891ADA">
      <w:pPr>
        <w:pStyle w:val="PlantUML"/>
      </w:pPr>
      <w:r>
        <w:rPr>
          <w:rFonts w:hint="eastAsia"/>
        </w:rPr>
        <w:lastRenderedPageBreak/>
        <w:t>skinparam BoxPadding 10</w:t>
      </w:r>
    </w:p>
    <w:p w14:paraId="6D3E1EB8" w14:textId="77777777" w:rsidR="00891ADA" w:rsidRDefault="00891ADA" w:rsidP="00891ADA">
      <w:pPr>
        <w:pStyle w:val="PlantUML"/>
      </w:pPr>
      <w:r>
        <w:t>skinparam lifelineStrategy solid</w:t>
      </w:r>
    </w:p>
    <w:p w14:paraId="032D59BB" w14:textId="77777777" w:rsidR="00891ADA" w:rsidRPr="00BE2DCC" w:rsidRDefault="00891ADA" w:rsidP="00891ADA">
      <w:pPr>
        <w:pStyle w:val="PlantUML"/>
      </w:pPr>
    </w:p>
    <w:p w14:paraId="7DD80929" w14:textId="77777777" w:rsidR="00891ADA" w:rsidRDefault="00891ADA" w:rsidP="00891ADA">
      <w:pPr>
        <w:pStyle w:val="PlantUML"/>
      </w:pPr>
      <w:r>
        <w:rPr>
          <w:rFonts w:hint="eastAsia"/>
        </w:rPr>
        <w:t xml:space="preserve">participant </w:t>
      </w:r>
      <w:r>
        <w:rPr>
          <w:rFonts w:hint="eastAsia"/>
        </w:rPr>
        <w:t>“</w:t>
      </w:r>
      <w:r>
        <w:t>N</w:t>
      </w:r>
      <w:r>
        <w:rPr>
          <w:rFonts w:hint="eastAsia"/>
        </w:rPr>
        <w:t>ear-RT RIC</w:t>
      </w:r>
      <w:r>
        <w:rPr>
          <w:rFonts w:hint="eastAsia"/>
        </w:rPr>
        <w:t>”</w:t>
      </w:r>
      <w:r>
        <w:rPr>
          <w:rFonts w:hint="eastAsia"/>
        </w:rPr>
        <w:t xml:space="preserve"> as near</w:t>
      </w:r>
    </w:p>
    <w:p w14:paraId="63E46CDF" w14:textId="77777777" w:rsidR="00891ADA" w:rsidRDefault="00891ADA" w:rsidP="00891ADA">
      <w:pPr>
        <w:pStyle w:val="PlantUML"/>
      </w:pPr>
      <w:r>
        <w:rPr>
          <w:rFonts w:hint="eastAsia"/>
        </w:rPr>
        <w:t xml:space="preserve">participant </w:t>
      </w:r>
      <w:r>
        <w:rPr>
          <w:rFonts w:hint="eastAsia"/>
        </w:rPr>
        <w:t>“</w:t>
      </w:r>
      <w:r>
        <w:rPr>
          <w:rFonts w:hint="eastAsia"/>
        </w:rPr>
        <w:t>E2 Node</w:t>
      </w:r>
      <w:r>
        <w:rPr>
          <w:rFonts w:hint="eastAsia"/>
        </w:rPr>
        <w:t>”</w:t>
      </w:r>
      <w:r>
        <w:rPr>
          <w:rFonts w:hint="eastAsia"/>
        </w:rPr>
        <w:t xml:space="preserve"> as ran</w:t>
      </w:r>
    </w:p>
    <w:p w14:paraId="4D31850C" w14:textId="77777777" w:rsidR="00891ADA" w:rsidRDefault="00891ADA" w:rsidP="00891ADA">
      <w:pPr>
        <w:pStyle w:val="PlantUML"/>
      </w:pPr>
    </w:p>
    <w:p w14:paraId="7FC9F59F" w14:textId="77777777" w:rsidR="00891ADA" w:rsidRDefault="00891ADA" w:rsidP="00891ADA">
      <w:pPr>
        <w:pStyle w:val="PlantUML"/>
      </w:pPr>
      <w:r>
        <w:t>note over ran #white</w:t>
      </w:r>
    </w:p>
    <w:p w14:paraId="01E0D3EB" w14:textId="77777777" w:rsidR="00891ADA" w:rsidRDefault="00891ADA" w:rsidP="00891ADA">
      <w:pPr>
        <w:pStyle w:val="PlantUML"/>
      </w:pPr>
      <w:r>
        <w:t xml:space="preserve">E2 Node obtains Near-RT RIC </w:t>
      </w:r>
    </w:p>
    <w:p w14:paraId="292E9B4A" w14:textId="77777777" w:rsidR="00891ADA" w:rsidRDefault="00891ADA" w:rsidP="00891ADA">
      <w:pPr>
        <w:pStyle w:val="PlantUML"/>
      </w:pPr>
      <w:r>
        <w:t>IP address and Port number</w:t>
      </w:r>
    </w:p>
    <w:p w14:paraId="7C083335" w14:textId="77777777" w:rsidR="00891ADA" w:rsidRDefault="00891ADA" w:rsidP="00891ADA">
      <w:pPr>
        <w:pStyle w:val="PlantUML"/>
      </w:pPr>
      <w:r>
        <w:t>end note</w:t>
      </w:r>
    </w:p>
    <w:p w14:paraId="61A17A7A" w14:textId="77777777" w:rsidR="00891ADA" w:rsidRDefault="00891ADA" w:rsidP="00891ADA">
      <w:pPr>
        <w:pStyle w:val="PlantUML"/>
      </w:pPr>
    </w:p>
    <w:p w14:paraId="7D486C86" w14:textId="77777777" w:rsidR="00891ADA" w:rsidRDefault="00891ADA" w:rsidP="00891ADA">
      <w:pPr>
        <w:pStyle w:val="PlantUML"/>
      </w:pPr>
      <w:r>
        <w:t>ran&lt;--&gt;near : SCTP connection (TNLA1)</w:t>
      </w:r>
    </w:p>
    <w:p w14:paraId="5E784724" w14:textId="77777777" w:rsidR="00891ADA" w:rsidRDefault="00891ADA" w:rsidP="00891ADA">
      <w:pPr>
        <w:pStyle w:val="PlantUML"/>
      </w:pPr>
      <w:r>
        <w:t>ran-&gt;near: E2 SETUP REQUEST</w:t>
      </w:r>
    </w:p>
    <w:p w14:paraId="474E10A9" w14:textId="77777777" w:rsidR="00891ADA" w:rsidRDefault="00891ADA" w:rsidP="00891ADA">
      <w:pPr>
        <w:pStyle w:val="PlantUML"/>
      </w:pPr>
      <w:r>
        <w:t>near-&gt;ran: E2 SETUP RESPONSE</w:t>
      </w:r>
    </w:p>
    <w:p w14:paraId="18E20268" w14:textId="77777777" w:rsidR="00891ADA" w:rsidRDefault="00891ADA" w:rsidP="00891ADA">
      <w:pPr>
        <w:pStyle w:val="PlantUML"/>
      </w:pPr>
      <w:r>
        <w:t>note over near, ran #yellow: E2 interface using TNLA1</w:t>
      </w:r>
    </w:p>
    <w:p w14:paraId="31830F8C" w14:textId="77777777" w:rsidR="00891ADA" w:rsidRDefault="00891ADA" w:rsidP="00891ADA">
      <w:pPr>
        <w:pStyle w:val="PlantUML"/>
      </w:pPr>
      <w:r>
        <w:t>...</w:t>
      </w:r>
    </w:p>
    <w:p w14:paraId="0BF83771" w14:textId="77777777" w:rsidR="00891ADA" w:rsidRDefault="00891ADA" w:rsidP="00891ADA">
      <w:pPr>
        <w:pStyle w:val="PlantUML"/>
      </w:pPr>
    </w:p>
    <w:p w14:paraId="4C73ABC3" w14:textId="77777777" w:rsidR="00891ADA" w:rsidRDefault="00891ADA" w:rsidP="00891ADA">
      <w:pPr>
        <w:pStyle w:val="PlantUML"/>
      </w:pPr>
      <w:r>
        <w:t>near-&gt;ran: E2 CONNECTION UPDATE (TNLA2 addition)</w:t>
      </w:r>
    </w:p>
    <w:p w14:paraId="0C913D25" w14:textId="77777777" w:rsidR="00891ADA" w:rsidRDefault="00891ADA" w:rsidP="00891ADA">
      <w:pPr>
        <w:pStyle w:val="PlantUML"/>
      </w:pPr>
      <w:r>
        <w:t>ran&lt;--&gt;near : SCTP connection (TNLA2)</w:t>
      </w:r>
    </w:p>
    <w:p w14:paraId="3AE37E19" w14:textId="77777777" w:rsidR="00891ADA" w:rsidRDefault="00891ADA" w:rsidP="00891ADA">
      <w:pPr>
        <w:pStyle w:val="PlantUML"/>
      </w:pPr>
      <w:r>
        <w:t>ran-&gt;near: E2 CONNECTION UPDATE ACKNOWLEDGE (Status TNLA1, TNLA2)</w:t>
      </w:r>
    </w:p>
    <w:p w14:paraId="44694DC3" w14:textId="77777777" w:rsidR="00891ADA" w:rsidRDefault="00891ADA" w:rsidP="00891ADA">
      <w:pPr>
        <w:pStyle w:val="PlantUML"/>
      </w:pPr>
      <w:r>
        <w:t>note over near, ran #yellow: E2 interface using TNLA1 and TNLA2</w:t>
      </w:r>
    </w:p>
    <w:p w14:paraId="16D91306" w14:textId="77777777" w:rsidR="00891ADA" w:rsidRDefault="00891ADA" w:rsidP="00891ADA">
      <w:pPr>
        <w:pStyle w:val="PlantUML"/>
      </w:pPr>
      <w:r>
        <w:t>...</w:t>
      </w:r>
    </w:p>
    <w:p w14:paraId="20BB9736" w14:textId="77777777" w:rsidR="00891ADA" w:rsidRDefault="00891ADA" w:rsidP="00891ADA">
      <w:pPr>
        <w:pStyle w:val="PlantUML"/>
      </w:pPr>
      <w:r>
        <w:t>near-&gt;ran: E2 CONNECTION UPDATE (TNLA1 and TNLA2 modification)</w:t>
      </w:r>
    </w:p>
    <w:p w14:paraId="57A4B7C6" w14:textId="77777777" w:rsidR="00891ADA" w:rsidRDefault="00891ADA" w:rsidP="00891ADA">
      <w:pPr>
        <w:pStyle w:val="PlantUML"/>
      </w:pPr>
      <w:r>
        <w:t>note over ran #white: Modify usage assignments \nfor TNLA1 and TNLA2</w:t>
      </w:r>
    </w:p>
    <w:p w14:paraId="652B19DE" w14:textId="77777777" w:rsidR="00891ADA" w:rsidRDefault="00891ADA" w:rsidP="00891ADA">
      <w:pPr>
        <w:pStyle w:val="PlantUML"/>
      </w:pPr>
      <w:r>
        <w:t>ran-&gt;near: E2 CONNECTION UPDATE ACKNOWLEDGE (Status TNLA1, TNLA2)</w:t>
      </w:r>
    </w:p>
    <w:p w14:paraId="418C4BEA" w14:textId="77777777" w:rsidR="00891ADA" w:rsidRDefault="00891ADA" w:rsidP="00891ADA">
      <w:pPr>
        <w:pStyle w:val="PlantUML"/>
      </w:pPr>
      <w:r>
        <w:t>note over near, ran #yellow: E2 interface using TNLA1 and TNLA2 with modified usage</w:t>
      </w:r>
    </w:p>
    <w:p w14:paraId="3E4929EC" w14:textId="77777777" w:rsidR="00891ADA" w:rsidRDefault="00891ADA" w:rsidP="00891ADA">
      <w:pPr>
        <w:pStyle w:val="PlantUML"/>
      </w:pPr>
      <w:r>
        <w:t>...</w:t>
      </w:r>
    </w:p>
    <w:p w14:paraId="17DA1B61" w14:textId="77777777" w:rsidR="00891ADA" w:rsidRDefault="00891ADA" w:rsidP="00891ADA">
      <w:pPr>
        <w:pStyle w:val="PlantUML"/>
      </w:pPr>
    </w:p>
    <w:p w14:paraId="25590725" w14:textId="77777777" w:rsidR="00891ADA" w:rsidRDefault="00891ADA" w:rsidP="00891ADA">
      <w:pPr>
        <w:pStyle w:val="PlantUML"/>
      </w:pPr>
      <w:r>
        <w:t>near-&gt;ran: E2 CONNECTION UPDATE (TNLA1 removal)</w:t>
      </w:r>
    </w:p>
    <w:p w14:paraId="6373E50A" w14:textId="77777777" w:rsidR="00891ADA" w:rsidRDefault="00891ADA" w:rsidP="00891ADA">
      <w:pPr>
        <w:pStyle w:val="PlantUML"/>
      </w:pPr>
      <w:r>
        <w:t>ran&lt;--&gt;near : SCTP connection removal (TNLA1)</w:t>
      </w:r>
    </w:p>
    <w:p w14:paraId="70269F39" w14:textId="77777777" w:rsidR="00891ADA" w:rsidRDefault="00891ADA" w:rsidP="00891ADA">
      <w:pPr>
        <w:pStyle w:val="PlantUML"/>
      </w:pPr>
      <w:r>
        <w:t>ran-&gt;near: E2 CONNECTION UPDATE ACKNOWLEDGE (Status TNLA2)</w:t>
      </w:r>
    </w:p>
    <w:p w14:paraId="14B751CF" w14:textId="77777777" w:rsidR="00891ADA" w:rsidRDefault="00891ADA" w:rsidP="00891ADA">
      <w:pPr>
        <w:pStyle w:val="PlantUML"/>
      </w:pPr>
      <w:r>
        <w:t>note over near, ran #yellow: E2 interface using TNLA2</w:t>
      </w:r>
    </w:p>
    <w:p w14:paraId="57CA2EAA" w14:textId="77777777" w:rsidR="00891ADA" w:rsidRDefault="00891ADA" w:rsidP="00891ADA">
      <w:pPr>
        <w:pStyle w:val="PlantUML"/>
      </w:pPr>
    </w:p>
    <w:p w14:paraId="026D2001" w14:textId="77777777" w:rsidR="00891ADA" w:rsidRDefault="00891ADA" w:rsidP="00891ADA">
      <w:pPr>
        <w:pStyle w:val="PlantUML"/>
      </w:pPr>
    </w:p>
    <w:p w14:paraId="2F717D96" w14:textId="77777777" w:rsidR="00891ADA" w:rsidRPr="00BE2DCC" w:rsidRDefault="00891ADA" w:rsidP="00891ADA">
      <w:pPr>
        <w:pStyle w:val="PlantUML"/>
      </w:pPr>
      <w:r w:rsidRPr="00BE2DCC">
        <w:t>@enduml</w:t>
      </w:r>
    </w:p>
    <w:p w14:paraId="2FEBB851" w14:textId="77777777" w:rsidR="00891ADA" w:rsidRDefault="00891ADA" w:rsidP="00891ADA">
      <w:pPr>
        <w:pStyle w:val="PlantUMLImg"/>
      </w:pPr>
      <w:r>
        <w:lastRenderedPageBreak/>
        <w:drawing>
          <wp:inline distT="0" distB="0" distL="0" distR="0" wp14:anchorId="1323B73D" wp14:editId="5C39551C">
            <wp:extent cx="5734050" cy="7553325"/>
            <wp:effectExtent l="0" t="0" r="0" b="9525"/>
            <wp:docPr id="19" name="Graphic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4050" cy="7553325"/>
                    </a:xfrm>
                    <a:prstGeom prst="rect">
                      <a:avLst/>
                    </a:prstGeom>
                  </pic:spPr>
                </pic:pic>
              </a:graphicData>
            </a:graphic>
          </wp:inline>
        </w:drawing>
      </w:r>
    </w:p>
    <w:p w14:paraId="010AB739" w14:textId="7BD0F1BD" w:rsidR="00891ADA" w:rsidRPr="00AA6C40" w:rsidRDefault="00891ADA" w:rsidP="00891ADA">
      <w:pPr>
        <w:pStyle w:val="TF"/>
      </w:pPr>
      <w:r w:rsidRPr="00AA6C40">
        <w:t>Figure</w:t>
      </w:r>
      <w:r>
        <w:t xml:space="preserve"> 6</w:t>
      </w:r>
      <w:r w:rsidRPr="00AA6C40">
        <w:t>.</w:t>
      </w:r>
      <w:r>
        <w:t>2</w:t>
      </w:r>
      <w:r w:rsidRPr="00AA6C40">
        <w:t xml:space="preserve">-1: </w:t>
      </w:r>
      <w:r>
        <w:t>TNL management examples</w:t>
      </w:r>
    </w:p>
    <w:p w14:paraId="3D4EE172" w14:textId="77777777" w:rsidR="00891ADA" w:rsidRPr="00AA6C40" w:rsidRDefault="00891ADA" w:rsidP="00E60D8D"/>
    <w:p w14:paraId="6249505D" w14:textId="32A0ABBD" w:rsidR="003301A9" w:rsidRPr="00AA6C40" w:rsidRDefault="007073E2" w:rsidP="0062794D">
      <w:pPr>
        <w:pStyle w:val="1"/>
        <w:numPr>
          <w:ilvl w:val="0"/>
          <w:numId w:val="0"/>
        </w:numPr>
        <w:ind w:left="432" w:hanging="432"/>
        <w:rPr>
          <w:lang w:val="en-US"/>
        </w:rPr>
      </w:pPr>
      <w:bookmarkStart w:id="461" w:name="_Toc45723268"/>
      <w:r w:rsidRPr="00AA6C40">
        <w:rPr>
          <w:lang w:val="en-US"/>
        </w:rPr>
        <w:lastRenderedPageBreak/>
        <w:t>7</w:t>
      </w:r>
      <w:r>
        <w:rPr>
          <w:lang w:val="en-US"/>
        </w:rPr>
        <w:tab/>
      </w:r>
      <w:r w:rsidR="003301A9" w:rsidRPr="00AA6C40">
        <w:rPr>
          <w:lang w:val="en-US"/>
        </w:rPr>
        <w:t>Security Requirements</w:t>
      </w:r>
      <w:bookmarkEnd w:id="461"/>
    </w:p>
    <w:p w14:paraId="3BC9BA0D" w14:textId="77777777" w:rsidR="003301A9" w:rsidRPr="00AA6C40" w:rsidRDefault="003301A9" w:rsidP="0062794D">
      <w:pPr>
        <w:pStyle w:val="2"/>
        <w:numPr>
          <w:ilvl w:val="0"/>
          <w:numId w:val="0"/>
        </w:numPr>
        <w:ind w:left="576" w:hanging="576"/>
        <w:rPr>
          <w:lang w:val="en-US"/>
        </w:rPr>
      </w:pPr>
      <w:bookmarkStart w:id="462" w:name="_Toc45723269"/>
      <w:r w:rsidRPr="00AA6C40">
        <w:rPr>
          <w:lang w:val="en-US"/>
        </w:rPr>
        <w:t>7.1</w:t>
      </w:r>
      <w:r w:rsidRPr="00AA6C40">
        <w:rPr>
          <w:lang w:val="en-US"/>
        </w:rPr>
        <w:tab/>
        <w:t>General</w:t>
      </w:r>
      <w:bookmarkEnd w:id="462"/>
    </w:p>
    <w:p w14:paraId="2F753A82" w14:textId="1C2F6EC0" w:rsidR="003301A9" w:rsidRPr="00AA6C40" w:rsidRDefault="003301A9" w:rsidP="0062794D">
      <w:r w:rsidRPr="00AA6C40">
        <w:t>The security requirements given in this section only apply to the E2 interface. The security requirements for the 3GPP LTE eNB is defined in [</w:t>
      </w:r>
      <w:r w:rsidR="00626581" w:rsidRPr="00AA6C40">
        <w:t>13</w:t>
      </w:r>
      <w:r w:rsidRPr="00AA6C40">
        <w:t xml:space="preserve">] and for the 5G NR gNB </w:t>
      </w:r>
      <w:r w:rsidR="008429FD" w:rsidRPr="00AA6C40">
        <w:t xml:space="preserve">in </w:t>
      </w:r>
      <w:r w:rsidRPr="00AA6C40">
        <w:t>[</w:t>
      </w:r>
      <w:r w:rsidR="00626581" w:rsidRPr="00AA6C40">
        <w:t>14</w:t>
      </w:r>
      <w:r w:rsidRPr="00AA6C40">
        <w:t>].</w:t>
      </w:r>
    </w:p>
    <w:p w14:paraId="3D52BA03" w14:textId="4C3BD576" w:rsidR="003301A9" w:rsidRPr="00AA6C40" w:rsidRDefault="003301A9" w:rsidP="003301A9">
      <w:pPr>
        <w:pStyle w:val="2"/>
        <w:numPr>
          <w:ilvl w:val="0"/>
          <w:numId w:val="0"/>
        </w:numPr>
        <w:ind w:left="576" w:hanging="576"/>
        <w:rPr>
          <w:lang w:val="en-US"/>
        </w:rPr>
      </w:pPr>
      <w:bookmarkStart w:id="463" w:name="_Toc45723270"/>
      <w:r w:rsidRPr="00AA6C40">
        <w:rPr>
          <w:lang w:val="en-US"/>
        </w:rPr>
        <w:t>7.2</w:t>
      </w:r>
      <w:r w:rsidRPr="00AA6C40">
        <w:rPr>
          <w:lang w:val="en-US"/>
        </w:rPr>
        <w:tab/>
        <w:t>Requirements for the E2 interfaces</w:t>
      </w:r>
      <w:bookmarkEnd w:id="463"/>
    </w:p>
    <w:p w14:paraId="787BA271" w14:textId="62B8731F" w:rsidR="003301A9" w:rsidRPr="00AA6C40" w:rsidRDefault="008429FD" w:rsidP="0062794D">
      <w:r w:rsidRPr="00AA6C40">
        <w:t>The requirements given below apply to E2 interface defined in this document:</w:t>
      </w:r>
    </w:p>
    <w:p w14:paraId="1EAEAB7E" w14:textId="77777777" w:rsidR="00C50339" w:rsidRPr="00AA6C40" w:rsidRDefault="008429FD" w:rsidP="0062794D">
      <w:pPr>
        <w:pStyle w:val="B1"/>
        <w:numPr>
          <w:ilvl w:val="0"/>
          <w:numId w:val="27"/>
        </w:numPr>
      </w:pPr>
      <w:r w:rsidRPr="00AA6C40">
        <w:t>E2 interface shall support confidentiality, integrity and replay protection.</w:t>
      </w:r>
    </w:p>
    <w:p w14:paraId="05B84E0D" w14:textId="77777777" w:rsidR="00C50339" w:rsidRPr="00AA6C40" w:rsidRDefault="00C50339" w:rsidP="00C50339">
      <w:pPr>
        <w:pStyle w:val="B1"/>
      </w:pPr>
    </w:p>
    <w:p w14:paraId="51575FC5" w14:textId="5B36CA3E" w:rsidR="003117BF" w:rsidRPr="00AA6C40" w:rsidRDefault="007073E2" w:rsidP="003117BF">
      <w:pPr>
        <w:pStyle w:val="1"/>
        <w:numPr>
          <w:ilvl w:val="0"/>
          <w:numId w:val="0"/>
        </w:numPr>
        <w:ind w:left="432" w:hanging="432"/>
        <w:rPr>
          <w:lang w:val="en-US"/>
        </w:rPr>
      </w:pPr>
      <w:bookmarkStart w:id="464" w:name="_Toc45723271"/>
      <w:r w:rsidRPr="00AA6C40">
        <w:rPr>
          <w:lang w:val="en-US"/>
        </w:rPr>
        <w:t>8</w:t>
      </w:r>
      <w:r>
        <w:rPr>
          <w:lang w:val="en-US"/>
        </w:rPr>
        <w:tab/>
      </w:r>
      <w:r w:rsidR="003117BF" w:rsidRPr="00AA6C40">
        <w:rPr>
          <w:lang w:val="en-US"/>
        </w:rPr>
        <w:t>Other E2 interface specifications</w:t>
      </w:r>
      <w:bookmarkEnd w:id="464"/>
    </w:p>
    <w:p w14:paraId="2001EE19" w14:textId="4FA5EBD5" w:rsidR="003117BF" w:rsidRPr="00AA6C40" w:rsidRDefault="003117BF" w:rsidP="003117BF">
      <w:pPr>
        <w:pStyle w:val="2"/>
        <w:numPr>
          <w:ilvl w:val="0"/>
          <w:numId w:val="0"/>
        </w:numPr>
        <w:ind w:left="576" w:hanging="576"/>
        <w:rPr>
          <w:lang w:val="en-US"/>
        </w:rPr>
      </w:pPr>
      <w:bookmarkStart w:id="465" w:name="_Toc45723272"/>
      <w:r w:rsidRPr="00AA6C40">
        <w:rPr>
          <w:lang w:val="en-US"/>
        </w:rPr>
        <w:t>8.1</w:t>
      </w:r>
      <w:r w:rsidRPr="00AA6C40">
        <w:rPr>
          <w:lang w:val="en-US"/>
        </w:rPr>
        <w:tab/>
        <w:t>O-RAN E2 interface: E2 Application Protocol (E2AP) (ORAN-WG3.E2AP)</w:t>
      </w:r>
      <w:bookmarkEnd w:id="465"/>
    </w:p>
    <w:p w14:paraId="4B8DECE4" w14:textId="71C8ED26" w:rsidR="00AE3FEE" w:rsidRPr="00AA6C40" w:rsidRDefault="00AE3FEE" w:rsidP="00782491">
      <w:r w:rsidRPr="00AA6C40">
        <w:t xml:space="preserve">The technical specification ORAN-WG3.E2AP [2] specifies the </w:t>
      </w:r>
      <w:r w:rsidR="005A3585" w:rsidRPr="00AA6C40">
        <w:t>signaling</w:t>
      </w:r>
      <w:r w:rsidRPr="00AA6C40">
        <w:t xml:space="preserve"> </w:t>
      </w:r>
      <w:r w:rsidR="005A3585" w:rsidRPr="00AA6C40">
        <w:t>protocol</w:t>
      </w:r>
      <w:r w:rsidRPr="00AA6C40">
        <w:t xml:space="preserve"> between the Near-RT RIC and the E2 Node</w:t>
      </w:r>
      <w:r w:rsidR="00812074" w:rsidRPr="00AA6C40">
        <w:t xml:space="preserve"> over the E2 interface</w:t>
      </w:r>
      <w:r w:rsidRPr="00AA6C40">
        <w:t>.</w:t>
      </w:r>
    </w:p>
    <w:p w14:paraId="0517ED48" w14:textId="6DD16EAC" w:rsidR="003117BF" w:rsidRPr="00AA6C40" w:rsidRDefault="003117BF" w:rsidP="003117BF">
      <w:pPr>
        <w:pStyle w:val="2"/>
        <w:numPr>
          <w:ilvl w:val="0"/>
          <w:numId w:val="0"/>
        </w:numPr>
        <w:ind w:left="576" w:hanging="576"/>
        <w:rPr>
          <w:lang w:val="en-US"/>
        </w:rPr>
      </w:pPr>
      <w:bookmarkStart w:id="466" w:name="_Toc45723273"/>
      <w:r w:rsidRPr="00AA6C40">
        <w:rPr>
          <w:lang w:val="en-US"/>
        </w:rPr>
        <w:t>8.2</w:t>
      </w:r>
      <w:r w:rsidRPr="00AA6C40">
        <w:rPr>
          <w:lang w:val="en-US"/>
        </w:rPr>
        <w:tab/>
        <w:t>O-RAN E2 interface: E2 Service Model (E2SM) specifications</w:t>
      </w:r>
      <w:bookmarkEnd w:id="466"/>
    </w:p>
    <w:p w14:paraId="2E9E25A4" w14:textId="04E75234" w:rsidR="003117BF" w:rsidRPr="00AA6C40" w:rsidRDefault="00234D67" w:rsidP="003117BF">
      <w:r w:rsidRPr="00AA6C40">
        <w:t xml:space="preserve">The technical specification ORAN-WG3.E2SM [17] provides the list of the supported RAN Function-specific E2 Service Models supported over the E2 interface and presents a recommended layout for additional E2SM specifications. </w:t>
      </w:r>
    </w:p>
    <w:p w14:paraId="0416BEA7" w14:textId="77777777" w:rsidR="003117BF" w:rsidRPr="00AA6C40" w:rsidRDefault="003117BF" w:rsidP="003117BF"/>
    <w:p w14:paraId="6E431B8A" w14:textId="77777777" w:rsidR="00C50339" w:rsidRPr="00AA6C40" w:rsidRDefault="00C50339" w:rsidP="00782491">
      <w:pPr>
        <w:pStyle w:val="B1"/>
        <w:ind w:left="0" w:firstLine="0"/>
      </w:pPr>
    </w:p>
    <w:p w14:paraId="1545619D" w14:textId="77777777" w:rsidR="00C50339" w:rsidRPr="00AA6C40" w:rsidRDefault="00C50339" w:rsidP="00C50339">
      <w:pPr>
        <w:pStyle w:val="B1"/>
      </w:pPr>
    </w:p>
    <w:p w14:paraId="246EFDF4" w14:textId="3949593A" w:rsidR="00C50339" w:rsidRPr="00AA6C40" w:rsidRDefault="0009649F" w:rsidP="00C50339">
      <w:pPr>
        <w:pStyle w:val="1"/>
        <w:numPr>
          <w:ilvl w:val="0"/>
          <w:numId w:val="0"/>
        </w:numPr>
        <w:spacing w:after="120"/>
        <w:rPr>
          <w:lang w:val="en-US"/>
        </w:rPr>
      </w:pPr>
      <w:r w:rsidRPr="00AA6C40">
        <w:rPr>
          <w:lang w:val="en-US"/>
        </w:rPr>
        <w:br w:type="page"/>
      </w:r>
      <w:bookmarkStart w:id="467" w:name="_Toc45723274"/>
      <w:bookmarkStart w:id="468" w:name="_Toc14867641"/>
      <w:r w:rsidR="00C50339" w:rsidRPr="00AA6C40">
        <w:rPr>
          <w:lang w:val="en-US"/>
        </w:rPr>
        <w:lastRenderedPageBreak/>
        <w:t>Annex A</w:t>
      </w:r>
      <w:r w:rsidR="00C50339" w:rsidRPr="00AA6C40">
        <w:rPr>
          <w:lang w:val="en-US"/>
        </w:rPr>
        <w:tab/>
      </w:r>
      <w:r w:rsidR="00C50339" w:rsidRPr="00AA6C40">
        <w:rPr>
          <w:lang w:val="en-US"/>
        </w:rPr>
        <w:tab/>
        <w:t>Deployment considerations</w:t>
      </w:r>
      <w:bookmarkEnd w:id="467"/>
    </w:p>
    <w:p w14:paraId="51114B63" w14:textId="77777777" w:rsidR="00C50339" w:rsidRPr="00AA6C40" w:rsidRDefault="00C50339" w:rsidP="00C50339">
      <w:pPr>
        <w:pStyle w:val="2"/>
        <w:numPr>
          <w:ilvl w:val="0"/>
          <w:numId w:val="0"/>
        </w:numPr>
        <w:ind w:left="576" w:hanging="576"/>
        <w:rPr>
          <w:lang w:val="en-US"/>
        </w:rPr>
      </w:pPr>
      <w:bookmarkStart w:id="469" w:name="_Toc45723275"/>
      <w:r w:rsidRPr="00AA6C40">
        <w:rPr>
          <w:lang w:val="en-US"/>
        </w:rPr>
        <w:t>A.1</w:t>
      </w:r>
      <w:r w:rsidRPr="00AA6C40">
        <w:rPr>
          <w:lang w:val="en-US"/>
        </w:rPr>
        <w:tab/>
        <w:t>Deployment use cases</w:t>
      </w:r>
      <w:bookmarkEnd w:id="469"/>
    </w:p>
    <w:p w14:paraId="1F85F553" w14:textId="4DF0D2B9" w:rsidR="00C50339" w:rsidRPr="00AA6C40" w:rsidRDefault="00C50339" w:rsidP="00C50339">
      <w:pPr>
        <w:spacing w:after="120"/>
      </w:pPr>
      <w:r w:rsidRPr="00AA6C40">
        <w:t xml:space="preserve">The </w:t>
      </w:r>
      <w:r w:rsidR="00BB0CEB" w:rsidRPr="00AA6C40">
        <w:t>N</w:t>
      </w:r>
      <w:r w:rsidRPr="00AA6C40">
        <w:t>ear-RT RIC may be connected to range of different RAN configurations similar to the list of cases described in [8] for O&amp;M architecture.  Examples include:</w:t>
      </w:r>
    </w:p>
    <w:p w14:paraId="71213B41" w14:textId="2AD0D614" w:rsidR="00C50339" w:rsidRPr="00AA6C40" w:rsidRDefault="00C50339" w:rsidP="00C50339">
      <w:pPr>
        <w:pStyle w:val="B1"/>
      </w:pPr>
      <w:r w:rsidRPr="00AA6C40">
        <w:t>-</w:t>
      </w:r>
      <w:r w:rsidRPr="00AA6C40">
        <w:tab/>
        <w:t xml:space="preserve">Standalone O-CU-CP connected to one or more standalone O-CU-UP and one or more standalone O-DU.   Each logical node is considered as an E2 Node that presents an E2 interface to the </w:t>
      </w:r>
      <w:r w:rsidR="00BB0CEB" w:rsidRPr="00AA6C40">
        <w:t>Near-</w:t>
      </w:r>
      <w:r w:rsidRPr="00AA6C40">
        <w:t>RT RIC.</w:t>
      </w:r>
    </w:p>
    <w:p w14:paraId="22EB1F1B" w14:textId="77777777" w:rsidR="00C50339" w:rsidRPr="00AA6C40" w:rsidRDefault="00C50339" w:rsidP="00C50339">
      <w:pPr>
        <w:pStyle w:val="B1"/>
      </w:pPr>
      <w:r w:rsidRPr="00AA6C40">
        <w:t>-</w:t>
      </w:r>
      <w:r w:rsidRPr="00AA6C40">
        <w:tab/>
        <w:t>Combined O-CU-CP and O-CU-UP connected to one or more standalone O-DU. The combined O-CU-CP/O-CU-UP may present either a common E2 interface or individual E2 interfaces corresponding to the individual O-RAN components</w:t>
      </w:r>
    </w:p>
    <w:p w14:paraId="31151744" w14:textId="77777777" w:rsidR="00C50339" w:rsidRPr="00AA6C40" w:rsidRDefault="00C50339" w:rsidP="00C50339">
      <w:pPr>
        <w:pStyle w:val="B1"/>
      </w:pPr>
      <w:r w:rsidRPr="00AA6C40">
        <w:t>-</w:t>
      </w:r>
      <w:r w:rsidRPr="00AA6C40">
        <w:tab/>
        <w:t>Combined O-CU-CP, O-CU-UP and O-DU.  The combined node may present either a common E2 interface or individual E2 interfaces corresponding to the individual O-RAN components</w:t>
      </w:r>
    </w:p>
    <w:p w14:paraId="112A57FC" w14:textId="53D12528" w:rsidR="00C50339" w:rsidRPr="00AA6C40" w:rsidRDefault="00C50339" w:rsidP="00C50339">
      <w:pPr>
        <w:spacing w:after="120"/>
      </w:pPr>
      <w:r w:rsidRPr="00AA6C40">
        <w:t xml:space="preserve">In all cases the different RAN components may initiate either independent E2 connections to the </w:t>
      </w:r>
      <w:r w:rsidR="0009649F" w:rsidRPr="00AA6C40">
        <w:t>N</w:t>
      </w:r>
      <w:r w:rsidRPr="00AA6C40">
        <w:t>ear-RT RIC for each logical O-RAN component or may present a shared E2 interface and hence present the combined RAN components as a common E2 Node supporting services appropriate to more than one logical O-RAN component.</w:t>
      </w:r>
    </w:p>
    <w:p w14:paraId="207E0E94" w14:textId="28B1930F" w:rsidR="00C50339" w:rsidRPr="00AA6C40" w:rsidRDefault="00C50339" w:rsidP="00C50339">
      <w:pPr>
        <w:spacing w:after="120"/>
      </w:pPr>
      <w:r w:rsidRPr="00AA6C40">
        <w:t xml:space="preserve">In all cases each E2 Node shall present a single E2 interface to the </w:t>
      </w:r>
      <w:r w:rsidR="00BB0CEB" w:rsidRPr="00AA6C40">
        <w:t>Near-</w:t>
      </w:r>
      <w:r w:rsidRPr="00AA6C40">
        <w:t>RT RIC and shall announce which E2 Services supports for each logical O-RAN component.</w:t>
      </w:r>
    </w:p>
    <w:p w14:paraId="6864C677" w14:textId="63E509CA" w:rsidR="001E14E2" w:rsidRDefault="00C50339" w:rsidP="007073E2">
      <w:pPr>
        <w:spacing w:after="120"/>
      </w:pPr>
      <w:r w:rsidRPr="00AA6C40">
        <w:t>Example deployment use case are presented in figure A.1-1 and figure A.1-2</w:t>
      </w:r>
      <w:r w:rsidR="001E14E2">
        <w:t xml:space="preserve">. Note that in addition, the near-RT RIC and other RAN nodes have O1 interfaces as described in [8]. </w:t>
      </w:r>
    </w:p>
    <w:p w14:paraId="2BF21A9E" w14:textId="77777777" w:rsidR="00C50339" w:rsidRPr="00AA6C40" w:rsidRDefault="00C50339" w:rsidP="00C50339">
      <w:pPr>
        <w:keepNext/>
        <w:jc w:val="center"/>
      </w:pPr>
      <w:r w:rsidRPr="00AA6C40">
        <w:rPr>
          <w:noProof/>
        </w:rPr>
        <w:drawing>
          <wp:inline distT="0" distB="0" distL="0" distR="0" wp14:anchorId="6B788BB8" wp14:editId="0A94FABF">
            <wp:extent cx="3871595"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1595" cy="3413760"/>
                    </a:xfrm>
                    <a:prstGeom prst="rect">
                      <a:avLst/>
                    </a:prstGeom>
                    <a:noFill/>
                  </pic:spPr>
                </pic:pic>
              </a:graphicData>
            </a:graphic>
          </wp:inline>
        </w:drawing>
      </w:r>
    </w:p>
    <w:p w14:paraId="01F3DC65" w14:textId="77777777" w:rsidR="00C50339" w:rsidRPr="00AA6C40" w:rsidRDefault="00C50339" w:rsidP="00C50339">
      <w:pPr>
        <w:pStyle w:val="TF"/>
        <w:rPr>
          <w:rFonts w:ascii="Times New Roman" w:eastAsia="Malgun Gothic" w:hAnsi="Times New Roman"/>
          <w:b w:val="0"/>
        </w:rPr>
      </w:pPr>
      <w:r w:rsidRPr="00AA6C40">
        <w:rPr>
          <w:rFonts w:eastAsia="Malgun Gothic"/>
        </w:rPr>
        <w:t xml:space="preserve">Figure </w:t>
      </w:r>
      <w:r w:rsidRPr="00AA6C40">
        <w:rPr>
          <w:rFonts w:eastAsia="MS Mincho"/>
        </w:rPr>
        <w:t>A.1-1</w:t>
      </w:r>
      <w:r w:rsidRPr="00AA6C40">
        <w:rPr>
          <w:rFonts w:eastAsia="Malgun Gothic"/>
        </w:rPr>
        <w:t xml:space="preserve">: </w:t>
      </w:r>
      <w:r w:rsidRPr="00AA6C40">
        <w:rPr>
          <w:rFonts w:eastAsia="MS Mincho"/>
        </w:rPr>
        <w:t>Example deployment use case with single E2 Node supporting both O-CU-CP and O-CU-UP roles</w:t>
      </w:r>
    </w:p>
    <w:p w14:paraId="035ABCA0" w14:textId="77777777" w:rsidR="00C50339" w:rsidRPr="00AA6C40" w:rsidRDefault="00C50339" w:rsidP="00C50339">
      <w:pPr>
        <w:keepNext/>
        <w:jc w:val="center"/>
      </w:pPr>
      <w:r w:rsidRPr="00AA6C40">
        <w:rPr>
          <w:noProof/>
        </w:rPr>
        <w:lastRenderedPageBreak/>
        <w:drawing>
          <wp:inline distT="0" distB="0" distL="0" distR="0" wp14:anchorId="10643041" wp14:editId="6E9BF04C">
            <wp:extent cx="3834765"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4765" cy="3413760"/>
                    </a:xfrm>
                    <a:prstGeom prst="rect">
                      <a:avLst/>
                    </a:prstGeom>
                    <a:noFill/>
                  </pic:spPr>
                </pic:pic>
              </a:graphicData>
            </a:graphic>
          </wp:inline>
        </w:drawing>
      </w:r>
    </w:p>
    <w:p w14:paraId="4B0306DD" w14:textId="77777777" w:rsidR="00C50339" w:rsidRPr="00AA6C40" w:rsidRDefault="00C50339" w:rsidP="00C50339">
      <w:pPr>
        <w:pStyle w:val="TF"/>
        <w:rPr>
          <w:rFonts w:ascii="Times New Roman" w:eastAsia="Malgun Gothic" w:hAnsi="Times New Roman"/>
          <w:b w:val="0"/>
        </w:rPr>
      </w:pPr>
      <w:r w:rsidRPr="00AA6C40">
        <w:rPr>
          <w:rFonts w:eastAsia="Malgun Gothic"/>
        </w:rPr>
        <w:t xml:space="preserve">Figure </w:t>
      </w:r>
      <w:r w:rsidRPr="00AA6C40">
        <w:rPr>
          <w:rFonts w:eastAsia="MS Mincho"/>
        </w:rPr>
        <w:t>A.1-2</w:t>
      </w:r>
      <w:r w:rsidRPr="00AA6C40">
        <w:rPr>
          <w:rFonts w:eastAsia="Malgun Gothic"/>
        </w:rPr>
        <w:t xml:space="preserve">: </w:t>
      </w:r>
      <w:r w:rsidRPr="00AA6C40">
        <w:rPr>
          <w:rFonts w:eastAsia="MS Mincho"/>
        </w:rPr>
        <w:t>Example deployment use case with single E2 Node supporting O-CU-CP, O-CU-UP and O-DU roles</w:t>
      </w:r>
    </w:p>
    <w:bookmarkEnd w:id="468"/>
    <w:p w14:paraId="4E2B3AB8" w14:textId="77777777" w:rsidR="00C50339" w:rsidRPr="00AA6C40" w:rsidRDefault="00C50339" w:rsidP="007B037D">
      <w:pPr>
        <w:spacing w:after="120"/>
      </w:pPr>
    </w:p>
    <w:p w14:paraId="237AC6B4" w14:textId="77777777" w:rsidR="00A64B59" w:rsidRPr="00AA6C40" w:rsidRDefault="008429FD" w:rsidP="00C50339">
      <w:pPr>
        <w:pStyle w:val="B1"/>
      </w:pPr>
      <w:r w:rsidRPr="00AA6C40">
        <w:t xml:space="preserve"> </w:t>
      </w:r>
    </w:p>
    <w:p w14:paraId="177C13C3" w14:textId="77777777" w:rsidR="00A64B59" w:rsidRPr="00AA6C40" w:rsidRDefault="00A64B59">
      <w:pPr>
        <w:spacing w:after="0"/>
        <w:rPr>
          <w:lang w:eastAsia="x-none"/>
        </w:rPr>
      </w:pPr>
      <w:r w:rsidRPr="00AA6C40">
        <w:br w:type="page"/>
      </w:r>
    </w:p>
    <w:p w14:paraId="06DCB686" w14:textId="77777777" w:rsidR="00A64B59" w:rsidRPr="00AA6C40" w:rsidRDefault="00A64B59" w:rsidP="00A64B59">
      <w:pPr>
        <w:pStyle w:val="AnnexHeading"/>
        <w:rPr>
          <w:lang w:val="en-US"/>
        </w:rPr>
      </w:pPr>
      <w:bookmarkStart w:id="470" w:name="_Toc3203126"/>
      <w:bookmarkStart w:id="471" w:name="_Toc11862611"/>
      <w:bookmarkStart w:id="472" w:name="_Toc12439213"/>
      <w:bookmarkStart w:id="473" w:name="_Toc45723276"/>
      <w:r w:rsidRPr="00AA6C40">
        <w:rPr>
          <w:lang w:val="en-US"/>
        </w:rPr>
        <w:lastRenderedPageBreak/>
        <w:t>Annex ZZZ : O-RAN Adopter License Agreement</w:t>
      </w:r>
      <w:bookmarkEnd w:id="470"/>
      <w:bookmarkEnd w:id="471"/>
      <w:bookmarkEnd w:id="472"/>
      <w:bookmarkEnd w:id="473"/>
    </w:p>
    <w:p w14:paraId="5C52F849" w14:textId="77777777" w:rsidR="00A64B59" w:rsidRPr="00AA6C40" w:rsidRDefault="00A64B59" w:rsidP="00A64B59">
      <w:pPr>
        <w:autoSpaceDE w:val="0"/>
        <w:autoSpaceDN w:val="0"/>
        <w:adjustRightInd w:val="0"/>
        <w:spacing w:after="100" w:afterAutospacing="1"/>
        <w:rPr>
          <w:color w:val="000000"/>
        </w:rPr>
      </w:pPr>
      <w:r w:rsidRPr="00AA6C40">
        <w:rPr>
          <w:color w:val="000000"/>
        </w:rPr>
        <w:t>BY DOWNLOADING, USING OR OTHERWISE ACCESSING ANY O-RAN SPECIFICATION, ADOPTER AGREES TO THE TERMS OF THIS AGREEMENT.</w:t>
      </w:r>
    </w:p>
    <w:p w14:paraId="760BFEE7" w14:textId="77777777" w:rsidR="00A64B59" w:rsidRPr="00AA6C40" w:rsidRDefault="00A64B59" w:rsidP="00A64B59">
      <w:pPr>
        <w:autoSpaceDE w:val="0"/>
        <w:autoSpaceDN w:val="0"/>
        <w:adjustRightInd w:val="0"/>
        <w:spacing w:after="100" w:afterAutospacing="1"/>
        <w:rPr>
          <w:color w:val="000000"/>
        </w:rPr>
      </w:pPr>
      <w:r w:rsidRPr="00AA6C40">
        <w:rPr>
          <w:color w:val="000000"/>
        </w:rPr>
        <w:t>This O-RAN Adopter License Agreement (the “Agreement”) is made by and between the O-RAN Alliance and the entity that downloads, uses or otherwise accesses any O-RAN Specification, including its Affiliates (the “Adopter”).</w:t>
      </w:r>
    </w:p>
    <w:p w14:paraId="453EE3D2" w14:textId="77777777" w:rsidR="00A64B59" w:rsidRPr="00AA6C40" w:rsidRDefault="00A64B59" w:rsidP="00A64B59">
      <w:pPr>
        <w:autoSpaceDE w:val="0"/>
        <w:autoSpaceDN w:val="0"/>
        <w:adjustRightInd w:val="0"/>
        <w:spacing w:after="100" w:afterAutospacing="1"/>
        <w:rPr>
          <w:color w:val="000000"/>
        </w:rPr>
      </w:pPr>
      <w:r w:rsidRPr="00AA6C40">
        <w:rPr>
          <w:color w:val="000000"/>
        </w:rPr>
        <w:t>This is a license agreement for entities who wish to adopt any O-RAN Specification.</w:t>
      </w:r>
    </w:p>
    <w:p w14:paraId="18B6CB87" w14:textId="77777777" w:rsidR="00A64B59" w:rsidRPr="00AA6C40" w:rsidRDefault="00A64B59" w:rsidP="00A64B59">
      <w:pPr>
        <w:pStyle w:val="2"/>
        <w:numPr>
          <w:ilvl w:val="0"/>
          <w:numId w:val="0"/>
        </w:numPr>
        <w:rPr>
          <w:lang w:val="en-US"/>
        </w:rPr>
      </w:pPr>
      <w:bookmarkStart w:id="474" w:name="_Toc3203127"/>
      <w:bookmarkStart w:id="475" w:name="_Toc11862612"/>
      <w:bookmarkStart w:id="476" w:name="_Toc12439214"/>
      <w:bookmarkStart w:id="477" w:name="_Toc45723277"/>
      <w:r w:rsidRPr="00AA6C40">
        <w:rPr>
          <w:lang w:val="en-US"/>
        </w:rPr>
        <w:t>Section 1: DEFINITIONS</w:t>
      </w:r>
      <w:bookmarkEnd w:id="474"/>
      <w:bookmarkEnd w:id="475"/>
      <w:bookmarkEnd w:id="476"/>
      <w:bookmarkEnd w:id="477"/>
    </w:p>
    <w:p w14:paraId="37AAC486"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1.1 </w:t>
      </w:r>
      <w:r w:rsidRPr="00AA6C40">
        <w:rPr>
          <w:color w:val="000000"/>
        </w:rPr>
        <w:t>“Affiliate” means an entity that directly or indirectly controls, is controlled by, or is under common control with another entity, so long as such control exists. For the purpose of this Section, “Control” means beneficial ownership of fifty (50%) percent or more of the voting stock or equity in an entity.</w:t>
      </w:r>
    </w:p>
    <w:p w14:paraId="2D421149"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1.2 </w:t>
      </w:r>
      <w:r w:rsidRPr="00AA6C40">
        <w:rPr>
          <w:color w:val="000000"/>
        </w:rPr>
        <w:t>“Compliant Implementation” means any system, device, method or operation (whether implemented in hardware, software or combinations thereof) that fully conforms to a Final Specification.</w:t>
      </w:r>
    </w:p>
    <w:p w14:paraId="5A9DF7BB"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1.3 </w:t>
      </w:r>
      <w:r w:rsidRPr="00AA6C40">
        <w:rPr>
          <w:color w:val="000000"/>
        </w:rPr>
        <w:t>“Adopter(s)” means all entities, who are not Members, Contributors or Academic Contributors, including their Affiliates, who wish to download, use or otherwise access O-RAN Specifications.</w:t>
      </w:r>
    </w:p>
    <w:p w14:paraId="7935B572"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1.4 </w:t>
      </w:r>
      <w:r w:rsidRPr="00AA6C40">
        <w:rPr>
          <w:color w:val="000000"/>
        </w:rPr>
        <w:t>“Minor Update” means an update or revision to an O-RAN Specification published by O-RAN Alliance that does not add any significant new features or functionality and remains interoperable with the prior version of an O-RAN Specification. The term “O-RAN Specifications” includes Minor Updates.</w:t>
      </w:r>
    </w:p>
    <w:p w14:paraId="1C7EC190"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1.5 </w:t>
      </w:r>
      <w:r w:rsidRPr="00AA6C40">
        <w:rPr>
          <w:color w:val="000000"/>
        </w:rPr>
        <w:t>“Necessary Claims” means those claims of all present and future patents and patent applications, other than design patents and design registrations, throughout the world, which (i) are owned or otherwise licensable by a Member, Contributor or Academic Contributor during the term of its Member, Contributor or Academic Contributorship; (ii) such Member, Contributor or Academic Contributor has the right to grant a license without the payment of consideration to a third party; and (iii) are necessarily infringed by a Compliant Implementation (without considering any Contributions not included in the Final Specification). A claim is necessarily infringed only when it is not possible on technical (but not commercial) grounds, taking into account normal technical practice and the state of the art generally available at the date any Final Specification was published by the O-RAN Alliance or the date the patent claim first came into existence, whichever last occurred, to make, sell, lease, otherwise dispose of, repair, use or operate a Compliant Implementation without infringing that claim. For the avoidance of doubt in exceptional cases where a Final Specification can only be implemented by technical solutions, all of which infringe patent claims, all such patent claims shall be considered Necessary Claims.</w:t>
      </w:r>
    </w:p>
    <w:p w14:paraId="45D48190"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1.6 </w:t>
      </w:r>
      <w:r w:rsidRPr="00AA6C40">
        <w:rPr>
          <w:color w:val="000000"/>
        </w:rPr>
        <w:t>“Defensive Suspension” means for the purposes of any license grant pursuant to Section 3, Member, Contributor, Academic Contributor, Adopter, or any of their Affiliates, may have the discretion to include in their license a term allowing the licensor to suspend the license against a licensee who brings a patent infringement suit against the licensing Member, Contributor, Academic Contributor, Adopter, or any of their Affiliates.</w:t>
      </w:r>
    </w:p>
    <w:p w14:paraId="047B3966" w14:textId="77777777" w:rsidR="00A64B59" w:rsidRPr="00AA6C40" w:rsidRDefault="00A64B59" w:rsidP="00A64B59">
      <w:pPr>
        <w:pStyle w:val="2"/>
        <w:numPr>
          <w:ilvl w:val="0"/>
          <w:numId w:val="0"/>
        </w:numPr>
        <w:spacing w:before="120" w:after="100" w:afterAutospacing="1"/>
        <w:rPr>
          <w:lang w:val="en-US"/>
        </w:rPr>
      </w:pPr>
      <w:bookmarkStart w:id="478" w:name="_Toc3203128"/>
      <w:bookmarkStart w:id="479" w:name="_Toc11862613"/>
      <w:bookmarkStart w:id="480" w:name="_Toc12439215"/>
      <w:bookmarkStart w:id="481" w:name="_Toc45723278"/>
      <w:r w:rsidRPr="00AA6C40">
        <w:rPr>
          <w:lang w:val="en-US"/>
        </w:rPr>
        <w:t>Section 2: COPYRIGHT LICENSE</w:t>
      </w:r>
      <w:bookmarkEnd w:id="478"/>
      <w:bookmarkEnd w:id="479"/>
      <w:bookmarkEnd w:id="480"/>
      <w:bookmarkEnd w:id="481"/>
    </w:p>
    <w:p w14:paraId="0655A77E"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2.1 </w:t>
      </w:r>
      <w:r w:rsidRPr="00AA6C40">
        <w:rPr>
          <w:color w:val="000000"/>
        </w:rPr>
        <w:t>Subject to the terms and conditions of this Agreement, O-RAN Alliance hereby grants to Adopter a nonexclusive, nontransferable, irrevocable, non-sublicensable, worldwide copyright license to obtain, use and modify O-RAN Specifications, but not to further distribute such O-RAN Specification in any modified or unmodified way, solely in furtherance of implementations of an O-RAN</w:t>
      </w:r>
    </w:p>
    <w:p w14:paraId="1F075169" w14:textId="77777777" w:rsidR="00A64B59" w:rsidRPr="00AA6C40" w:rsidRDefault="00A64B59" w:rsidP="00A64B59">
      <w:pPr>
        <w:autoSpaceDE w:val="0"/>
        <w:autoSpaceDN w:val="0"/>
        <w:adjustRightInd w:val="0"/>
        <w:spacing w:after="100" w:afterAutospacing="1"/>
        <w:rPr>
          <w:color w:val="000000"/>
        </w:rPr>
      </w:pPr>
      <w:r w:rsidRPr="00AA6C40">
        <w:rPr>
          <w:color w:val="000000"/>
        </w:rPr>
        <w:t>Specification.</w:t>
      </w:r>
    </w:p>
    <w:p w14:paraId="76CAEB4E"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2.2 </w:t>
      </w:r>
      <w:r w:rsidRPr="00AA6C40">
        <w:rPr>
          <w:color w:val="000000"/>
        </w:rPr>
        <w:t>Adopter shall not use O-RAN Specifications except as expressly set forth in this Agreement or in a separate written agreement with O-RAN Alliance.</w:t>
      </w:r>
    </w:p>
    <w:p w14:paraId="61B1F815" w14:textId="77777777" w:rsidR="00A64B59" w:rsidRPr="00AA6C40" w:rsidRDefault="00A64B59" w:rsidP="00A64B59">
      <w:pPr>
        <w:pStyle w:val="2"/>
        <w:numPr>
          <w:ilvl w:val="0"/>
          <w:numId w:val="0"/>
        </w:numPr>
        <w:spacing w:before="120" w:after="100" w:afterAutospacing="1"/>
        <w:rPr>
          <w:lang w:val="en-US"/>
        </w:rPr>
      </w:pPr>
      <w:bookmarkStart w:id="482" w:name="_Toc3203129"/>
      <w:bookmarkStart w:id="483" w:name="_Toc11862614"/>
      <w:bookmarkStart w:id="484" w:name="_Toc12439216"/>
      <w:bookmarkStart w:id="485" w:name="_Toc45723279"/>
      <w:r w:rsidRPr="00AA6C40">
        <w:rPr>
          <w:lang w:val="en-US"/>
        </w:rPr>
        <w:t>Section 3: FRAND LICENSE</w:t>
      </w:r>
      <w:bookmarkEnd w:id="482"/>
      <w:bookmarkEnd w:id="483"/>
      <w:bookmarkEnd w:id="484"/>
      <w:bookmarkEnd w:id="485"/>
    </w:p>
    <w:p w14:paraId="03873B70"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3.1 </w:t>
      </w:r>
      <w:r w:rsidRPr="00AA6C40">
        <w:rPr>
          <w:color w:val="000000"/>
        </w:rPr>
        <w:t xml:space="preserve">Members, Contributors and Academic Contributors and their Affiliates are prepared to grant based on a separate Patent License Agreement to each Adopter under Fair Reasonable And Non- 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w:t>
      </w:r>
      <w:r w:rsidRPr="00AA6C40">
        <w:rPr>
          <w:color w:val="000000"/>
        </w:rPr>
        <w:lastRenderedPageBreak/>
        <w:t>license shall not extend: (a) to any part or function of a product in which a Compliant Implementation is incorporated that is not itself part of the Compliant Implementation; or (b) to any Adopter if that Adopter is not making a reciprocal grant to Members, Contributors and Academic Contributors, as set forth in Section 3.3. For the avoidance of doubt, the foregoing licensing commitment includes the distribution by the Adopter’s distributors and the use by the Adopter’s customers of such licensed Compliant Implementations.</w:t>
      </w:r>
    </w:p>
    <w:p w14:paraId="75FFEA30" w14:textId="77777777" w:rsidR="00A64B59" w:rsidRPr="00AA6C40" w:rsidRDefault="00A64B59" w:rsidP="00A64B59">
      <w:pPr>
        <w:autoSpaceDE w:val="0"/>
        <w:autoSpaceDN w:val="0"/>
        <w:adjustRightInd w:val="0"/>
        <w:spacing w:after="100" w:afterAutospacing="1"/>
        <w:rPr>
          <w:color w:val="000000"/>
        </w:rPr>
      </w:pPr>
      <w:r w:rsidRPr="00AA6C40">
        <w:rPr>
          <w:color w:val="000000"/>
        </w:rPr>
        <w:t>3.2 Notwithstanding the above, if any Member, Contributor or Academic Contributor, Adopter or their Affiliates has reserved the right to charge a FRAND royalty or other fee for its license of Necessary Claims to Adopter, then Adopter is entitled to charge a FRAND royalty or other fee to such Member, Contributor or Academic Contributor, Adopter and its Affiliates for its license of Necessary Claims to its licensees.</w:t>
      </w:r>
    </w:p>
    <w:p w14:paraId="75C81D9C" w14:textId="77777777" w:rsidR="00A64B59" w:rsidRPr="00AA6C40" w:rsidRDefault="00A64B59" w:rsidP="00A64B59">
      <w:pPr>
        <w:autoSpaceDE w:val="0"/>
        <w:autoSpaceDN w:val="0"/>
        <w:adjustRightInd w:val="0"/>
        <w:spacing w:after="100" w:afterAutospacing="1"/>
        <w:rPr>
          <w:color w:val="000000"/>
        </w:rPr>
      </w:pPr>
      <w:r w:rsidRPr="00AA6C40">
        <w:rPr>
          <w:color w:val="000000"/>
        </w:rPr>
        <w:t>3.3 Adopter, on behalf of itself and its Affiliates, shall be prepared to grant based on a separate Patent License Agreement to each Members, Contributors, Academic Contributors, Adopters and their Affiliates under Fair Reasonable And Non-Discriminatory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will not extend: (a) to any part or function of a product in which a Compliant Implementation is incorporated that is not itself part of the Compliant Implementation; or (b) to any Members, Contributors, Academic Contributors, Adopters and their Affiliates that is not making a reciprocal grant to Adopter, as set forth in Section 3.1. For the avoidance of doubt, the foregoing licensing commitment includes the distribution by the Members’, Contributors’, Academic Contributors’, Adopters’ and their Affiliates’ distributors and the use by the Members’, Contributors’, Academic Contributors’, Adopters’ and their Affiliates’ customers of such licensed Compliant Implementations.</w:t>
      </w:r>
    </w:p>
    <w:p w14:paraId="1924D259" w14:textId="77777777" w:rsidR="00A64B59" w:rsidRPr="00AA6C40" w:rsidRDefault="00A64B59" w:rsidP="00A64B59">
      <w:pPr>
        <w:pStyle w:val="2"/>
        <w:numPr>
          <w:ilvl w:val="0"/>
          <w:numId w:val="0"/>
        </w:numPr>
        <w:spacing w:before="120" w:after="100" w:afterAutospacing="1"/>
        <w:rPr>
          <w:lang w:val="en-US"/>
        </w:rPr>
      </w:pPr>
      <w:bookmarkStart w:id="486" w:name="_Toc3203130"/>
      <w:bookmarkStart w:id="487" w:name="_Toc11862615"/>
      <w:bookmarkStart w:id="488" w:name="_Toc12439217"/>
      <w:bookmarkStart w:id="489" w:name="_Toc45723280"/>
      <w:r w:rsidRPr="00AA6C40">
        <w:rPr>
          <w:lang w:val="en-US"/>
        </w:rPr>
        <w:t>Section 4: TERM AND TERMINATION</w:t>
      </w:r>
      <w:bookmarkEnd w:id="486"/>
      <w:bookmarkEnd w:id="487"/>
      <w:bookmarkEnd w:id="488"/>
      <w:bookmarkEnd w:id="489"/>
    </w:p>
    <w:p w14:paraId="34A670BB"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4.1 </w:t>
      </w:r>
      <w:r w:rsidRPr="00AA6C40">
        <w:rPr>
          <w:color w:val="000000"/>
        </w:rPr>
        <w:t>This Agreement shall remain in force, unless early terminated according to this Section 4.</w:t>
      </w:r>
    </w:p>
    <w:p w14:paraId="703F8BF3"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4.2 </w:t>
      </w:r>
      <w:r w:rsidRPr="00AA6C40">
        <w:rPr>
          <w:color w:val="000000"/>
        </w:rPr>
        <w:t>O-RAN Alliance on behalf of its Members, Contributors and Academic Contributors may terminate this Agreement if Adopter materially breaches this Agreement and does not cure or is not capable of curing such breach within thirty (30) days after being given notice specifying the breach.</w:t>
      </w:r>
    </w:p>
    <w:p w14:paraId="50E8D732" w14:textId="77777777" w:rsidR="00A64B59" w:rsidRPr="00AA6C40" w:rsidRDefault="00A64B59" w:rsidP="00A64B59">
      <w:pPr>
        <w:autoSpaceDE w:val="0"/>
        <w:autoSpaceDN w:val="0"/>
        <w:adjustRightInd w:val="0"/>
        <w:spacing w:after="100" w:afterAutospacing="1"/>
        <w:rPr>
          <w:color w:val="000000"/>
        </w:rPr>
      </w:pPr>
      <w:r w:rsidRPr="00AA6C40">
        <w:rPr>
          <w:color w:val="010000"/>
        </w:rPr>
        <w:t xml:space="preserve">4.3 </w:t>
      </w:r>
      <w:r w:rsidRPr="00AA6C40">
        <w:rPr>
          <w:color w:val="000000"/>
        </w:rPr>
        <w:t>Sections 1, 3, 5 - 11 of this Agreement shall survive any termination of this Agreement. Under surviving Section 3, after termination of this Agreement, Adopter will continue to grant licenses (a) to entities who become Adopters after the date of termination; and (b) for future versions of O-RAN Specifications that are backwards compatible with the version that was current as of the date of termination.</w:t>
      </w:r>
    </w:p>
    <w:p w14:paraId="0F9484FD" w14:textId="77777777" w:rsidR="00A64B59" w:rsidRPr="00AA6C40" w:rsidRDefault="00A64B59" w:rsidP="00A64B59">
      <w:pPr>
        <w:pStyle w:val="2"/>
        <w:numPr>
          <w:ilvl w:val="0"/>
          <w:numId w:val="0"/>
        </w:numPr>
        <w:spacing w:before="120" w:after="100" w:afterAutospacing="1"/>
        <w:rPr>
          <w:lang w:val="en-US"/>
        </w:rPr>
      </w:pPr>
      <w:bookmarkStart w:id="490" w:name="_Toc3203131"/>
      <w:bookmarkStart w:id="491" w:name="_Toc11862616"/>
      <w:bookmarkStart w:id="492" w:name="_Toc12439218"/>
      <w:bookmarkStart w:id="493" w:name="_Toc45723281"/>
      <w:r w:rsidRPr="00AA6C40">
        <w:rPr>
          <w:lang w:val="en-US"/>
        </w:rPr>
        <w:t>Section 5: CONFIDENTIALITY</w:t>
      </w:r>
      <w:bookmarkEnd w:id="490"/>
      <w:bookmarkEnd w:id="491"/>
      <w:bookmarkEnd w:id="492"/>
      <w:bookmarkEnd w:id="493"/>
    </w:p>
    <w:p w14:paraId="4FBE9FFF"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will use the same care and discretion to avoid disclosure, publication, and dissemination of O-RAN Specifications to third parties, as Adopter employs with its own confidential information, but no less than reasonable care. Any disclosure by Adopter to its Affiliates, contractors and consultants should be subject to an obligation of confidentiality at least as restrictive as those contained in this Section. The foregoing obligation shall not apply to any information which is: (1) rightfully known by Adopter without any limitation on use or disclosure prior to disclosure; (2) publicly available through no fault of Adopter; (3) rightfully received without a duty of confidentiality; (4) disclosed by O-RAN Alliance or a Member, Contributor or Academic Contributor to a third party without a duty of confidentiality on such third party; (5) independently developed by Adopter; (6) disclosed pursuant to the order of a court or other authorized governmental body, or as required by law, provided that Adopter provides reasonable prior written notice to O-RAN Alliance, and cooperates with O-RAN Alliance and/or the applicable Member, Contributor or Academic Contributor to have the opportunity to oppose any such order; or (7) disclosed by Adopter with O-RAN Alliance’s prior written approval.</w:t>
      </w:r>
    </w:p>
    <w:p w14:paraId="5F0CDB6B" w14:textId="77777777" w:rsidR="00A64B59" w:rsidRPr="00AA6C40" w:rsidRDefault="00A64B59" w:rsidP="00A64B59">
      <w:pPr>
        <w:pStyle w:val="2"/>
        <w:numPr>
          <w:ilvl w:val="0"/>
          <w:numId w:val="0"/>
        </w:numPr>
        <w:spacing w:before="120" w:after="100" w:afterAutospacing="1"/>
        <w:rPr>
          <w:lang w:val="en-US"/>
        </w:rPr>
      </w:pPr>
      <w:bookmarkStart w:id="494" w:name="_Toc3203132"/>
      <w:bookmarkStart w:id="495" w:name="_Toc11862617"/>
      <w:bookmarkStart w:id="496" w:name="_Toc12439219"/>
      <w:bookmarkStart w:id="497" w:name="_Toc45723282"/>
      <w:r w:rsidRPr="00AA6C40">
        <w:rPr>
          <w:lang w:val="en-US"/>
        </w:rPr>
        <w:t>Section 6: INDEMNIFICATION</w:t>
      </w:r>
      <w:bookmarkEnd w:id="494"/>
      <w:bookmarkEnd w:id="495"/>
      <w:bookmarkEnd w:id="496"/>
      <w:bookmarkEnd w:id="497"/>
    </w:p>
    <w:p w14:paraId="0B4A734A"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shall indemnify, defend, and hold harmless the O-RAN Alliance, its Members, Contributors or Academic Contributors, and their employees, and agents and their respective successors, heirs and assigns (the “Indemnitees”), against any liability, damage, loss, or expense (including reasonable attorneys’ fees and expenses) incurred by or imposed upon any of the Indemnitees in connection with any claims, suits, investigations, actions, demands or judgments arising out of Adopter’s use of the licensed O-RAN Specifications or Adopter’s commercialization of products that comply with O-RAN Specifications.</w:t>
      </w:r>
    </w:p>
    <w:p w14:paraId="42358213" w14:textId="77777777" w:rsidR="00A64B59" w:rsidRPr="00AA6C40" w:rsidRDefault="00A64B59" w:rsidP="00A64B59">
      <w:pPr>
        <w:pStyle w:val="2"/>
        <w:numPr>
          <w:ilvl w:val="0"/>
          <w:numId w:val="0"/>
        </w:numPr>
        <w:spacing w:before="120" w:after="100" w:afterAutospacing="1"/>
        <w:rPr>
          <w:lang w:val="en-US"/>
        </w:rPr>
      </w:pPr>
      <w:bookmarkStart w:id="498" w:name="_Toc3203133"/>
      <w:bookmarkStart w:id="499" w:name="_Toc11862618"/>
      <w:bookmarkStart w:id="500" w:name="_Toc12439220"/>
      <w:bookmarkStart w:id="501" w:name="_Toc45723283"/>
      <w:r w:rsidRPr="00AA6C40">
        <w:rPr>
          <w:lang w:val="en-US"/>
        </w:rPr>
        <w:lastRenderedPageBreak/>
        <w:t>Section 7: LIMITATIONS ON LIABILITY; NO WARRANTY</w:t>
      </w:r>
      <w:bookmarkEnd w:id="498"/>
      <w:bookmarkEnd w:id="499"/>
      <w:bookmarkEnd w:id="500"/>
      <w:bookmarkEnd w:id="501"/>
    </w:p>
    <w:p w14:paraId="19CBE27B" w14:textId="77777777" w:rsidR="00A64B59" w:rsidRPr="00AA6C40" w:rsidRDefault="00A64B59" w:rsidP="00A64B59">
      <w:pPr>
        <w:autoSpaceDE w:val="0"/>
        <w:autoSpaceDN w:val="0"/>
        <w:adjustRightInd w:val="0"/>
        <w:spacing w:after="100" w:afterAutospacing="1"/>
        <w:rPr>
          <w:color w:val="000000"/>
        </w:rPr>
      </w:pPr>
      <w:r w:rsidRPr="00AA6C40">
        <w:rPr>
          <w:color w:val="000000"/>
        </w:rPr>
        <w:t>EXCEPT FOR BREACH OF CONFIDENTIALITY, ADOPTER’S BREACH OF SECTION 3, AND ADOPTER’S INDEMNIFICATION OBLIGATIONS, IN NO EVENT SHALL ANY PARTY BE LIABLE TO ANY OTHER PARTY OR THIRD PARTY FOR ANY INDIRECT, SPECIAL, INCIDENTAL, PUNITIVE OR CONSEQUENTIAL DAMAGES RESULTING FROM ITS PERFORMANCE OR NON-PERFORMANCE UNDER THIS AGREEMENT, IN EACH CASE WHETHER UNDER CONTRACT, TORT, WARRANTY, OR OTHERWISE, AND WHETHER OR NOT SUCH PARTY HAD ADVANCE NOTICE OF THE POSSIBILITY OF SUCH DAMAGES. O-RAN SPECIFICATIONS ARE PROVIDED “AS IS” WITH NO WARRANTIES OR CONDITIONS WHATSOEVER, WHETHER EXPRESS, IMPLIED, STATUTORY, OR OTHERWISE. THE O-RAN ALLIANCE AND THE MEMBERS, CONTRIBUTORS OR ACADEMIC CONTRIBUTORS EXPRESSLY DISCLAIM ANY WARRANTY OR CONDITION OF MERCHANTABILITY, SECURITY, SATISFACTORY QUALITY, NONINFRINGEMENT, FITNESS FOR ANY PARTICULAR PURPOSE, ERROR-FREE OPERATION, OR ANY WARRANTY OR CONDITION FOR O-RAN SPECIFICATIONS.</w:t>
      </w:r>
    </w:p>
    <w:p w14:paraId="3DBC386A" w14:textId="77777777" w:rsidR="00A64B59" w:rsidRPr="00AA6C40" w:rsidRDefault="00A64B59" w:rsidP="00A64B59">
      <w:pPr>
        <w:pStyle w:val="2"/>
        <w:numPr>
          <w:ilvl w:val="0"/>
          <w:numId w:val="0"/>
        </w:numPr>
        <w:spacing w:before="120" w:after="100" w:afterAutospacing="1"/>
        <w:rPr>
          <w:lang w:val="en-US"/>
        </w:rPr>
      </w:pPr>
      <w:bookmarkStart w:id="502" w:name="_Toc3203134"/>
      <w:bookmarkStart w:id="503" w:name="_Toc11862619"/>
      <w:bookmarkStart w:id="504" w:name="_Toc12439221"/>
      <w:bookmarkStart w:id="505" w:name="_Toc45723284"/>
      <w:r w:rsidRPr="00AA6C40">
        <w:rPr>
          <w:lang w:val="en-US"/>
        </w:rPr>
        <w:t>Section 8: ASSIGNMENT</w:t>
      </w:r>
      <w:bookmarkEnd w:id="502"/>
      <w:bookmarkEnd w:id="503"/>
      <w:bookmarkEnd w:id="504"/>
      <w:bookmarkEnd w:id="505"/>
    </w:p>
    <w:p w14:paraId="78CD0908"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may not assign the Agreement or any of its rights or obligations under this Agreement or make any grants or other sublicenses to this Agreement, except as expressly authorized hereunder, without having first received the prior, written consent of the O-RAN Alliance, which consent may be withheld in O-RAN Alliance’s sole discretion. O-RAN Alliance may freely assign this Agreement.</w:t>
      </w:r>
    </w:p>
    <w:p w14:paraId="6CE05F88" w14:textId="77777777" w:rsidR="00A64B59" w:rsidRPr="00AA6C40" w:rsidRDefault="00A64B59" w:rsidP="00A64B59">
      <w:pPr>
        <w:pStyle w:val="2"/>
        <w:numPr>
          <w:ilvl w:val="0"/>
          <w:numId w:val="0"/>
        </w:numPr>
        <w:spacing w:before="120" w:after="100" w:afterAutospacing="1"/>
        <w:rPr>
          <w:lang w:val="en-US"/>
        </w:rPr>
      </w:pPr>
      <w:bookmarkStart w:id="506" w:name="_Toc3203135"/>
      <w:bookmarkStart w:id="507" w:name="_Toc11862620"/>
      <w:bookmarkStart w:id="508" w:name="_Toc12439222"/>
      <w:bookmarkStart w:id="509" w:name="_Toc45723285"/>
      <w:r w:rsidRPr="00AA6C40">
        <w:rPr>
          <w:lang w:val="en-US"/>
        </w:rPr>
        <w:t>Section 9: THIRD-PARTY BENEFICIARY RIGHTS</w:t>
      </w:r>
      <w:bookmarkEnd w:id="506"/>
      <w:bookmarkEnd w:id="507"/>
      <w:bookmarkEnd w:id="508"/>
      <w:bookmarkEnd w:id="509"/>
    </w:p>
    <w:p w14:paraId="76BDC656"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acknowledges and agrees that Members, Contributors and Academic Contributors (including future Members, Contributors and Academic Contributors) are entitled to rights as a third-party beneficiary under this Agreement, including as licensees under Section 3.</w:t>
      </w:r>
    </w:p>
    <w:p w14:paraId="696EBAAA" w14:textId="77777777" w:rsidR="00A64B59" w:rsidRPr="00AA6C40" w:rsidRDefault="00A64B59" w:rsidP="00A64B59">
      <w:pPr>
        <w:pStyle w:val="2"/>
        <w:numPr>
          <w:ilvl w:val="0"/>
          <w:numId w:val="0"/>
        </w:numPr>
        <w:spacing w:before="120" w:after="100" w:afterAutospacing="1"/>
        <w:rPr>
          <w:lang w:val="en-US"/>
        </w:rPr>
      </w:pPr>
      <w:bookmarkStart w:id="510" w:name="_Toc3203136"/>
      <w:bookmarkStart w:id="511" w:name="_Toc11862621"/>
      <w:bookmarkStart w:id="512" w:name="_Toc12439223"/>
      <w:bookmarkStart w:id="513" w:name="_Toc45723286"/>
      <w:r w:rsidRPr="00AA6C40">
        <w:rPr>
          <w:lang w:val="en-US"/>
        </w:rPr>
        <w:t>Section 10: BINDING ON AFFILIATES</w:t>
      </w:r>
      <w:bookmarkEnd w:id="510"/>
      <w:bookmarkEnd w:id="511"/>
      <w:bookmarkEnd w:id="512"/>
      <w:bookmarkEnd w:id="513"/>
    </w:p>
    <w:p w14:paraId="57FBFB7A" w14:textId="77777777" w:rsidR="00A64B59" w:rsidRPr="00AA6C40" w:rsidRDefault="00A64B59" w:rsidP="00A64B59">
      <w:pPr>
        <w:autoSpaceDE w:val="0"/>
        <w:autoSpaceDN w:val="0"/>
        <w:adjustRightInd w:val="0"/>
        <w:spacing w:after="100" w:afterAutospacing="1"/>
        <w:rPr>
          <w:color w:val="000000"/>
        </w:rPr>
      </w:pPr>
      <w:r w:rsidRPr="00AA6C40">
        <w:rPr>
          <w:color w:val="000000"/>
        </w:rPr>
        <w:t>Execution of this Agreement by Adopter in its capacity as a legal entity or association constitutes that legal entity’s or association’s agreement that its Affiliates are likewise bound to the obligations that are applicable to Adopter hereunder and are also entitled to the benefits of the rights of Adopter hereunder.</w:t>
      </w:r>
    </w:p>
    <w:p w14:paraId="78EB4A7D" w14:textId="77777777" w:rsidR="00A64B59" w:rsidRPr="00AA6C40" w:rsidRDefault="00A64B59" w:rsidP="00A64B59">
      <w:pPr>
        <w:pStyle w:val="2"/>
        <w:numPr>
          <w:ilvl w:val="0"/>
          <w:numId w:val="0"/>
        </w:numPr>
        <w:spacing w:before="120" w:after="100" w:afterAutospacing="1"/>
        <w:rPr>
          <w:lang w:val="en-US"/>
        </w:rPr>
      </w:pPr>
      <w:bookmarkStart w:id="514" w:name="_Toc3203137"/>
      <w:bookmarkStart w:id="515" w:name="_Toc11862622"/>
      <w:bookmarkStart w:id="516" w:name="_Toc12439224"/>
      <w:bookmarkStart w:id="517" w:name="_Toc45723287"/>
      <w:r w:rsidRPr="00AA6C40">
        <w:rPr>
          <w:lang w:val="en-US"/>
        </w:rPr>
        <w:t>Section 11: GENERAL</w:t>
      </w:r>
      <w:bookmarkEnd w:id="514"/>
      <w:bookmarkEnd w:id="515"/>
      <w:bookmarkEnd w:id="516"/>
      <w:bookmarkEnd w:id="517"/>
    </w:p>
    <w:p w14:paraId="75958F13" w14:textId="77777777" w:rsidR="00A64B59" w:rsidRPr="00AA6C40" w:rsidRDefault="00A64B59" w:rsidP="00A64B59">
      <w:pPr>
        <w:autoSpaceDE w:val="0"/>
        <w:autoSpaceDN w:val="0"/>
        <w:adjustRightInd w:val="0"/>
        <w:spacing w:after="100" w:afterAutospacing="1"/>
        <w:rPr>
          <w:color w:val="000000"/>
        </w:rPr>
      </w:pPr>
      <w:r w:rsidRPr="00AA6C40">
        <w:rPr>
          <w:color w:val="000000"/>
        </w:rPr>
        <w:t xml:space="preserve">This Agreement is governed by the laws of Germany without regard to its conflict or choice of law provisions. </w:t>
      </w:r>
    </w:p>
    <w:p w14:paraId="059EBAE0" w14:textId="77777777" w:rsidR="00A64B59" w:rsidRPr="00AA6C40" w:rsidRDefault="00A64B59" w:rsidP="00A64B59">
      <w:pPr>
        <w:autoSpaceDE w:val="0"/>
        <w:autoSpaceDN w:val="0"/>
        <w:adjustRightInd w:val="0"/>
        <w:spacing w:after="100" w:afterAutospacing="1"/>
        <w:rPr>
          <w:color w:val="000000"/>
        </w:rPr>
      </w:pPr>
      <w:r w:rsidRPr="00AA6C40">
        <w:rPr>
          <w:color w:val="000000"/>
        </w:rPr>
        <w:t xml:space="preserve">This Agreement constitutes the entire agreement between the parties as to its express subject matter and expressly supersedes and replaces any prior or contemporaneous agreements between the parties, whether written or oral, relating to the subject matter of this Agreement. </w:t>
      </w:r>
    </w:p>
    <w:p w14:paraId="3573D74D" w14:textId="77777777" w:rsidR="00A64B59" w:rsidRPr="00AA6C40" w:rsidRDefault="00A64B59" w:rsidP="00A64B59">
      <w:pPr>
        <w:autoSpaceDE w:val="0"/>
        <w:autoSpaceDN w:val="0"/>
        <w:adjustRightInd w:val="0"/>
        <w:spacing w:after="100" w:afterAutospacing="1"/>
        <w:rPr>
          <w:color w:val="000000"/>
        </w:rPr>
      </w:pPr>
      <w:r w:rsidRPr="00AA6C40">
        <w:rPr>
          <w:color w:val="000000"/>
        </w:rPr>
        <w:t>Adopter, on behalf of itself and its Affiliates, agrees to comply at all times with all applicable laws, rules and regulations with respect to its and its Affiliates’ performance under this Agreement, including without limitation, export control and antitrust laws. Without limiting the generality of the foregoing, Adopter acknowledges that this Agreement prohibits any communication that would violate the antitrust laws.</w:t>
      </w:r>
    </w:p>
    <w:p w14:paraId="38177A18" w14:textId="77777777" w:rsidR="00A64B59" w:rsidRPr="00AA6C40" w:rsidRDefault="00A64B59" w:rsidP="00A64B59">
      <w:pPr>
        <w:autoSpaceDE w:val="0"/>
        <w:autoSpaceDN w:val="0"/>
        <w:adjustRightInd w:val="0"/>
        <w:spacing w:after="100" w:afterAutospacing="1"/>
        <w:rPr>
          <w:color w:val="000000"/>
        </w:rPr>
      </w:pPr>
      <w:r w:rsidRPr="00AA6C40">
        <w:rPr>
          <w:color w:val="000000"/>
        </w:rPr>
        <w:t>By execution hereof, no form of any partnership, joint venture or other special relationship is created between Adopter, or O-RAN Alliance or its Members, Contributors or Academic Contributors. Except as expressly set forth in this Agreement, no party is authorized to make any commitment on behalf of Adopter, or O-RAN Alliance or its Members, Contributors or Academic Contributors.</w:t>
      </w:r>
    </w:p>
    <w:p w14:paraId="77B3AB61" w14:textId="77777777" w:rsidR="00A64B59" w:rsidRPr="00AA6C40" w:rsidRDefault="00A64B59" w:rsidP="00A64B59">
      <w:pPr>
        <w:autoSpaceDE w:val="0"/>
        <w:autoSpaceDN w:val="0"/>
        <w:adjustRightInd w:val="0"/>
        <w:spacing w:after="100" w:afterAutospacing="1"/>
        <w:rPr>
          <w:color w:val="000000"/>
        </w:rPr>
      </w:pPr>
      <w:r w:rsidRPr="00AA6C40">
        <w:rPr>
          <w:color w:val="000000"/>
        </w:rPr>
        <w:t>In the event that any provision of this Agreement conflicts with governing law or if any provision is held to be null, void or otherwise ineffective or invalid by a court of competent jurisdiction, (i) such provisions will be deemed stricken from the contract, and (ii) the remaining terms, provisions, covenants and restrictions of this Agreement will remain in full force and effect.</w:t>
      </w:r>
    </w:p>
    <w:p w14:paraId="73A9292A" w14:textId="61194A24" w:rsidR="008429FD" w:rsidRPr="00227BE5" w:rsidRDefault="00A64B59" w:rsidP="001078AA">
      <w:pPr>
        <w:autoSpaceDE w:val="0"/>
        <w:autoSpaceDN w:val="0"/>
        <w:adjustRightInd w:val="0"/>
        <w:spacing w:after="100" w:afterAutospacing="1"/>
      </w:pPr>
      <w:r w:rsidRPr="00AA6C40">
        <w:rPr>
          <w:color w:val="000000"/>
        </w:rPr>
        <w:t xml:space="preserve">Any failure by a party or third party beneficiary to insist upon or enforce performance by another party of any of the provisions of this Agreement or to exercise any rights or remedies under this Agreement or otherwise by law shall not be construed as a waiver or relinquishment to any extent of the other parties’ or third party beneficiary’s right to assert or rely upon </w:t>
      </w:r>
      <w:r w:rsidRPr="00AA6C40">
        <w:t>any such provision, right or remedy in that or any other instance; rather the same shall be and remain in full force and effect.</w:t>
      </w:r>
      <w:r w:rsidR="008429FD" w:rsidRPr="00227BE5">
        <w:tab/>
      </w:r>
    </w:p>
    <w:sectPr w:rsidR="008429FD" w:rsidRPr="00227BE5" w:rsidSect="007850F3">
      <w:headerReference w:type="default" r:id="rId52"/>
      <w:footerReference w:type="default" r:id="rId53"/>
      <w:footnotePr>
        <w:numRestart w:val="eachSect"/>
      </w:footnotePr>
      <w:pgSz w:w="11907" w:h="16840" w:code="9"/>
      <w:pgMar w:top="1416" w:right="1133" w:bottom="1133" w:left="1133" w:header="850" w:footer="340" w:gutter="0"/>
      <w:lnNumType w:countBy="1" w:distance="576"/>
      <w:cols w:space="720"/>
      <w:formProt w:val="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8" w:author="作者" w:initials="A">
    <w:p w14:paraId="50266295" w14:textId="77777777" w:rsidR="00746312" w:rsidRDefault="00746312">
      <w:pPr>
        <w:pStyle w:val="aa"/>
      </w:pPr>
      <w:r>
        <w:rPr>
          <w:rStyle w:val="a9"/>
        </w:rPr>
        <w:annotationRef/>
      </w:r>
      <w:r>
        <w:rPr>
          <w:rFonts w:asciiTheme="minorEastAsia" w:eastAsiaTheme="minorEastAsia" w:hAnsiTheme="minorEastAsia" w:hint="eastAsia"/>
          <w:lang w:eastAsia="zh-CN"/>
        </w:rPr>
        <w:t>什么是RRM控制功能</w:t>
      </w:r>
    </w:p>
    <w:p w14:paraId="3F75ED2A" w14:textId="7DF8E2EC" w:rsidR="00746312" w:rsidRDefault="00746312">
      <w:pPr>
        <w:pStyle w:val="aa"/>
      </w:pPr>
    </w:p>
  </w:comment>
  <w:comment w:id="224" w:author="作者" w:initials="A">
    <w:p w14:paraId="7200F452" w14:textId="5DA8B0AC" w:rsidR="00746312" w:rsidRDefault="00746312">
      <w:pPr>
        <w:pStyle w:val="aa"/>
      </w:pPr>
      <w:r>
        <w:rPr>
          <w:rStyle w:val="a9"/>
        </w:rPr>
        <w:annotationRef/>
      </w:r>
      <w:r>
        <w:rPr>
          <w:rFonts w:asciiTheme="minorEastAsia" w:eastAsiaTheme="minorEastAsia" w:hAnsiTheme="minorEastAsia" w:hint="eastAsia"/>
          <w:lang w:eastAsia="zh-CN"/>
        </w:rPr>
        <w:t>不懂</w:t>
      </w:r>
    </w:p>
  </w:comment>
  <w:comment w:id="337" w:author="作者" w:initials="A">
    <w:p w14:paraId="6A1FBB73" w14:textId="15C133E6" w:rsidR="00746312" w:rsidRDefault="00746312">
      <w:pPr>
        <w:pStyle w:val="aa"/>
      </w:pPr>
      <w:r>
        <w:rPr>
          <w:rStyle w:val="a9"/>
        </w:rPr>
        <w:annotationRef/>
      </w:r>
      <w:r>
        <w:rPr>
          <w:rFonts w:ascii="宋体" w:eastAsia="宋体" w:hAnsi="宋体" w:cs="宋体" w:hint="eastAsia"/>
          <w:lang w:eastAsia="zh-CN"/>
        </w:rPr>
        <w:t>执行什么动作</w:t>
      </w:r>
    </w:p>
  </w:comment>
  <w:comment w:id="379" w:author="作者" w:initials="A">
    <w:p w14:paraId="5DE48791" w14:textId="31FEB32A" w:rsidR="00746312" w:rsidRDefault="00746312">
      <w:pPr>
        <w:pStyle w:val="aa"/>
      </w:pPr>
      <w:r>
        <w:rPr>
          <w:rStyle w:val="a9"/>
        </w:rPr>
        <w:annotationRef/>
      </w:r>
      <w:r>
        <w:rPr>
          <w:rFonts w:ascii="宋体" w:eastAsia="宋体" w:hAnsi="宋体" w:cs="宋体" w:hint="eastAsia"/>
          <w:lang w:eastAsia="zh-CN"/>
        </w:rPr>
        <w:t>这是个什么意思</w:t>
      </w:r>
    </w:p>
  </w:comment>
  <w:comment w:id="410" w:author="作者" w:initials="A">
    <w:p w14:paraId="004053B7" w14:textId="553731A5" w:rsidR="00442EAC" w:rsidRDefault="00442EAC">
      <w:pPr>
        <w:pStyle w:val="aa"/>
        <w:rPr>
          <w:lang w:eastAsia="zh-CN"/>
        </w:rPr>
      </w:pPr>
      <w:r>
        <w:rPr>
          <w:rStyle w:val="a9"/>
        </w:rPr>
        <w:annotationRef/>
      </w:r>
      <w:r>
        <w:rPr>
          <w:rFonts w:asciiTheme="minorEastAsia" w:eastAsiaTheme="minorEastAsia" w:hAnsiTheme="minorEastAsia" w:hint="eastAsia"/>
          <w:lang w:eastAsia="zh-CN"/>
        </w:rPr>
        <w:t>不是很理解</w:t>
      </w:r>
      <w:r>
        <w:rPr>
          <w:rFonts w:ascii="宋体" w:eastAsia="宋体" w:hAnsi="宋体" w:cs="宋体" w:hint="eastAsia"/>
          <w:lang w:eastAsia="zh-CN"/>
        </w:rPr>
        <w:t>这些句子中的含义。</w:t>
      </w:r>
    </w:p>
  </w:comment>
  <w:comment w:id="446" w:author="作者" w:initials="A">
    <w:p w14:paraId="355BC091" w14:textId="697AF7D4" w:rsidR="00746312" w:rsidRDefault="00746312">
      <w:pPr>
        <w:pStyle w:val="aa"/>
      </w:pPr>
      <w:r>
        <w:rPr>
          <w:rStyle w:val="a9"/>
        </w:rPr>
        <w:annotationRef/>
      </w:r>
      <w:r>
        <w:rPr>
          <w:rFonts w:asciiTheme="minorEastAsia" w:eastAsiaTheme="minorEastAsia" w:hAnsiTheme="minorEastAsia" w:hint="eastAsia"/>
          <w:lang w:eastAsia="zh-CN"/>
        </w:rPr>
        <w:t>可靠</w:t>
      </w:r>
      <w:r>
        <w:rPr>
          <w:rFonts w:ascii="宋体" w:eastAsia="宋体" w:hAnsi="宋体" w:cs="宋体" w:hint="eastAsia"/>
          <w:lang w:eastAsia="zh-CN"/>
        </w:rPr>
        <w:t>传输</w:t>
      </w:r>
    </w:p>
  </w:comment>
  <w:comment w:id="449" w:author="作者" w:initials="A">
    <w:p w14:paraId="2714E42D" w14:textId="4D7DDA97" w:rsidR="0051380A" w:rsidRDefault="0051380A">
      <w:pPr>
        <w:pStyle w:val="aa"/>
      </w:pPr>
      <w:r>
        <w:rPr>
          <w:rStyle w:val="a9"/>
        </w:rPr>
        <w:annotationRef/>
      </w:r>
      <w:r>
        <w:rPr>
          <w:rFonts w:asciiTheme="minorEastAsia" w:eastAsiaTheme="minorEastAsia" w:hAnsiTheme="minorEastAsia" w:hint="eastAsia"/>
          <w:lang w:eastAsia="zh-CN"/>
        </w:rPr>
        <w:t>什么是E2信令类型。</w:t>
      </w:r>
    </w:p>
  </w:comment>
  <w:comment w:id="456" w:author="作者" w:initials="A">
    <w:p w14:paraId="662B7A38" w14:textId="5B10C5DA" w:rsidR="00746312" w:rsidRDefault="00746312">
      <w:pPr>
        <w:pStyle w:val="aa"/>
      </w:pPr>
      <w:r>
        <w:rPr>
          <w:rStyle w:val="a9"/>
        </w:rPr>
        <w:annotationRef/>
      </w:r>
      <w:r>
        <w:rPr>
          <w:rFonts w:asciiTheme="minorEastAsia" w:eastAsiaTheme="minorEastAsia" w:hAnsiTheme="minorEastAsia"/>
          <w:lang w:eastAsia="zh-CN"/>
        </w:rPr>
        <w:t>W</w:t>
      </w:r>
      <w:r>
        <w:rPr>
          <w:rFonts w:asciiTheme="minorEastAsia" w:eastAsiaTheme="minorEastAsia" w:hAnsiTheme="minorEastAsia" w:hint="eastAsia"/>
          <w:lang w:eastAsia="zh-CN"/>
        </w:rPr>
        <w:t>hat</w:t>
      </w:r>
      <w:r>
        <w:t xml:space="preserve"> are TNL and TNL association?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75ED2A" w15:done="0"/>
  <w15:commentEx w15:paraId="7200F452" w15:done="0"/>
  <w15:commentEx w15:paraId="6A1FBB73" w15:done="0"/>
  <w15:commentEx w15:paraId="5DE48791" w15:done="0"/>
  <w15:commentEx w15:paraId="004053B7" w15:done="0"/>
  <w15:commentEx w15:paraId="355BC091" w15:done="0"/>
  <w15:commentEx w15:paraId="2714E42D" w15:done="0"/>
  <w15:commentEx w15:paraId="662B7A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75ED2A" w16cid:durableId="2527B24F"/>
  <w16cid:commentId w16cid:paraId="7200F452" w16cid:durableId="2527F24A"/>
  <w16cid:commentId w16cid:paraId="6A1FBB73" w16cid:durableId="252944A9"/>
  <w16cid:commentId w16cid:paraId="5DE48791" w16cid:durableId="25294BA6"/>
  <w16cid:commentId w16cid:paraId="004053B7" w16cid:durableId="25298AAE"/>
  <w16cid:commentId w16cid:paraId="355BC091" w16cid:durableId="24CF8A1B"/>
  <w16cid:commentId w16cid:paraId="2714E42D" w16cid:durableId="252A2FEA"/>
  <w16cid:commentId w16cid:paraId="662B7A38" w16cid:durableId="24CF8E6C"/>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09789" w14:textId="77777777" w:rsidR="00BF1F9F" w:rsidRDefault="00BF1F9F">
      <w:r>
        <w:separator/>
      </w:r>
    </w:p>
    <w:p w14:paraId="5B9210D9" w14:textId="77777777" w:rsidR="00BF1F9F" w:rsidRDefault="00BF1F9F"/>
  </w:endnote>
  <w:endnote w:type="continuationSeparator" w:id="0">
    <w:p w14:paraId="6627BF35" w14:textId="77777777" w:rsidR="00BF1F9F" w:rsidRDefault="00BF1F9F">
      <w:r>
        <w:continuationSeparator/>
      </w:r>
    </w:p>
    <w:p w14:paraId="1DDF543C" w14:textId="77777777" w:rsidR="00BF1F9F" w:rsidRDefault="00BF1F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normal tex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Nokia Pure Text">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62A22" w14:textId="77777777" w:rsidR="00746312" w:rsidRDefault="00746312">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F063C" w14:textId="77777777" w:rsidR="00746312" w:rsidRDefault="00746312">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48589" w14:textId="77777777" w:rsidR="00746312" w:rsidRDefault="00746312">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90EA9" w14:textId="3F0CFFE2" w:rsidR="00746312" w:rsidRPr="00D74970" w:rsidRDefault="00746312" w:rsidP="00F00F8D">
    <w:pPr>
      <w:pStyle w:val="a4"/>
      <w:tabs>
        <w:tab w:val="right" w:pos="10206"/>
      </w:tabs>
      <w:jc w:val="both"/>
      <w:rPr>
        <w:b w:val="0"/>
        <w:i w:val="0"/>
      </w:rPr>
    </w:pPr>
    <w:r>
      <w:rPr>
        <w:b w:val="0"/>
        <w:i w:val="0"/>
      </w:rPr>
      <w:t xml:space="preserve">________________________________________________________________________________________________ </w:t>
    </w:r>
    <w:r w:rsidRPr="001D5378">
      <w:rPr>
        <w:rFonts w:cs="Arial"/>
        <w:b w:val="0"/>
        <w:i w:val="0"/>
        <w:noProof w:val="0"/>
        <w:sz w:val="15"/>
        <w:szCs w:val="15"/>
        <w:lang w:val="en-US"/>
      </w:rPr>
      <w:t xml:space="preserve">Copyright © 2020 by the O-RAN Alliance </w:t>
    </w:r>
    <w:r w:rsidRPr="001D5378">
      <w:rPr>
        <w:rFonts w:cs="Arial"/>
        <w:b w:val="0"/>
        <w:i w:val="0"/>
        <w:noProof w:val="0"/>
        <w:sz w:val="15"/>
        <w:szCs w:val="15"/>
        <w:lang w:val="en-US"/>
      </w:rPr>
      <w:t>e.V. Your use is subject to the terms of the O-RAN Adopter License Agreement in the Annex ZZZ.</w:t>
    </w:r>
    <w:r>
      <w:rPr>
        <w:b w:val="0"/>
        <w:i w:val="0"/>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20</w:t>
    </w:r>
    <w:r w:rsidRPr="007326D8">
      <w:rPr>
        <w:b w:val="0"/>
        <w:i w:val="0"/>
      </w:rPr>
      <w:fldChar w:fldCharType="end"/>
    </w:r>
  </w:p>
  <w:p w14:paraId="3D9C3D00" w14:textId="77777777" w:rsidR="00746312" w:rsidRPr="003275EC" w:rsidRDefault="00746312">
    <w:pP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92E71" w14:textId="77777777" w:rsidR="00BF1F9F" w:rsidRDefault="00BF1F9F">
      <w:r>
        <w:separator/>
      </w:r>
    </w:p>
    <w:p w14:paraId="04A7900D" w14:textId="77777777" w:rsidR="00BF1F9F" w:rsidRDefault="00BF1F9F"/>
  </w:footnote>
  <w:footnote w:type="continuationSeparator" w:id="0">
    <w:p w14:paraId="6B1E3AD9" w14:textId="77777777" w:rsidR="00BF1F9F" w:rsidRDefault="00BF1F9F">
      <w:r>
        <w:continuationSeparator/>
      </w:r>
    </w:p>
    <w:p w14:paraId="01C4947E" w14:textId="77777777" w:rsidR="00BF1F9F" w:rsidRDefault="00BF1F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810B9" w14:textId="77777777" w:rsidR="00746312" w:rsidRDefault="0074631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6A9BA" w14:textId="77777777" w:rsidR="00746312" w:rsidRDefault="0074631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5D3A7" w14:textId="77777777" w:rsidR="00746312" w:rsidRDefault="00746312">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289E9" w14:textId="538AE9CC" w:rsidR="00746312" w:rsidRPr="0028421C" w:rsidRDefault="00746312" w:rsidP="006D24EB">
    <w:pPr>
      <w:framePr w:w="7036" w:h="616" w:hRule="exact" w:wrap="around" w:vAnchor="text" w:hAnchor="page" w:x="3661" w:y="6"/>
      <w:spacing w:after="0"/>
      <w:jc w:val="right"/>
      <w:rPr>
        <w:rFonts w:ascii="Arial" w:hAnsi="Arial" w:cs="Arial"/>
        <w:sz w:val="18"/>
        <w:szCs w:val="18"/>
      </w:rPr>
    </w:pPr>
    <w:r w:rsidRPr="009C5393">
      <w:rPr>
        <w:rFonts w:ascii="Arial" w:hAnsi="Arial" w:cs="Arial"/>
        <w:sz w:val="18"/>
        <w:szCs w:val="18"/>
      </w:rPr>
      <w:fldChar w:fldCharType="begin"/>
    </w:r>
    <w:r w:rsidRPr="009C5393">
      <w:rPr>
        <w:rFonts w:ascii="Arial" w:hAnsi="Arial" w:cs="Arial"/>
        <w:sz w:val="18"/>
        <w:szCs w:val="18"/>
      </w:rPr>
      <w:instrText xml:space="preserve"> DOCPROPERTY  "Document number"  \* MERGEFORMAT </w:instrText>
    </w:r>
    <w:r w:rsidRPr="009C5393">
      <w:rPr>
        <w:rFonts w:ascii="Arial" w:hAnsi="Arial" w:cs="Arial"/>
        <w:sz w:val="18"/>
        <w:szCs w:val="18"/>
      </w:rPr>
      <w:fldChar w:fldCharType="separate"/>
    </w:r>
    <w:r>
      <w:rPr>
        <w:rFonts w:ascii="Arial" w:hAnsi="Arial" w:cs="Arial"/>
        <w:sz w:val="18"/>
        <w:szCs w:val="18"/>
      </w:rPr>
      <w:t>O-RAN.WG3.E2GAP-v01.01</w:t>
    </w:r>
    <w:r w:rsidRPr="009C5393">
      <w:rPr>
        <w:rFonts w:ascii="Arial" w:hAnsi="Arial" w:cs="Arial"/>
        <w:sz w:val="18"/>
        <w:szCs w:val="18"/>
      </w:rPr>
      <w:fldChar w:fldCharType="end"/>
    </w:r>
  </w:p>
  <w:p w14:paraId="7CB1B46A" w14:textId="77777777" w:rsidR="00746312" w:rsidRDefault="00746312">
    <w:pPr>
      <w:pStyle w:val="a3"/>
    </w:pPr>
    <w:r w:rsidRPr="00474BBE">
      <w:rPr>
        <w:lang w:val="en-US" w:eastAsia="en-US"/>
      </w:rPr>
      <w:drawing>
        <wp:inline distT="0" distB="0" distL="0" distR="0" wp14:anchorId="2D275E79" wp14:editId="5A600519">
          <wp:extent cx="1091459" cy="466598"/>
          <wp:effectExtent l="0" t="0" r="0" b="0"/>
          <wp:docPr id="1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09389EAE" w14:textId="77777777" w:rsidR="00746312" w:rsidRDefault="007463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 w15:restartNumberingAfterBreak="0">
    <w:nsid w:val="06120AB9"/>
    <w:multiLevelType w:val="multilevel"/>
    <w:tmpl w:val="2AC0974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8043B7F"/>
    <w:multiLevelType w:val="hybridMultilevel"/>
    <w:tmpl w:val="827E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C7106"/>
    <w:multiLevelType w:val="hybridMultilevel"/>
    <w:tmpl w:val="7B6444BA"/>
    <w:lvl w:ilvl="0" w:tplc="9054926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BA8622E"/>
    <w:multiLevelType w:val="hybridMultilevel"/>
    <w:tmpl w:val="5F14EDB8"/>
    <w:lvl w:ilvl="0" w:tplc="B4A48272">
      <w:start w:val="5"/>
      <w:numFmt w:val="bullet"/>
      <w:lvlText w:val="-"/>
      <w:lvlJc w:val="left"/>
      <w:pPr>
        <w:ind w:left="720" w:hanging="360"/>
      </w:pPr>
      <w:rPr>
        <w:rFonts w:ascii="Times New Roman" w:eastAsia="Times New Roman" w:hAnsi="Times New Roman" w:cs="Times New Roman" w:hint="default"/>
        <w:sz w:val="20"/>
      </w:rPr>
    </w:lvl>
    <w:lvl w:ilvl="1" w:tplc="90549262">
      <w:numFmt w:val="bullet"/>
      <w:lvlText w:val="-"/>
      <w:lvlJc w:val="left"/>
      <w:pPr>
        <w:ind w:left="1440" w:hanging="360"/>
      </w:pPr>
      <w:rPr>
        <w:rFonts w:ascii="Times New Roman" w:eastAsia="Yu Mincho"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386A0C"/>
    <w:multiLevelType w:val="hybridMultilevel"/>
    <w:tmpl w:val="E9C6DD16"/>
    <w:lvl w:ilvl="0" w:tplc="BC80007C">
      <w:start w:val="4"/>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D08AD"/>
    <w:multiLevelType w:val="hybridMultilevel"/>
    <w:tmpl w:val="16B0D9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0734BE9"/>
    <w:multiLevelType w:val="hybridMultilevel"/>
    <w:tmpl w:val="D03E8E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19160CEF"/>
    <w:multiLevelType w:val="hybridMultilevel"/>
    <w:tmpl w:val="0A7C98F8"/>
    <w:lvl w:ilvl="0" w:tplc="DB1ECC10">
      <w:start w:val="1"/>
      <w:numFmt w:val="lowerLetter"/>
      <w:lvlText w:val="%1)"/>
      <w:lvlJc w:val="left"/>
      <w:pPr>
        <w:ind w:left="1778" w:hanging="36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9" w15:restartNumberingAfterBreak="0">
    <w:nsid w:val="2545786D"/>
    <w:multiLevelType w:val="hybridMultilevel"/>
    <w:tmpl w:val="F060478A"/>
    <w:lvl w:ilvl="0" w:tplc="EB581C48">
      <w:numFmt w:val="bullet"/>
      <w:pStyle w:val="Style1"/>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2EA6442B"/>
    <w:multiLevelType w:val="hybridMultilevel"/>
    <w:tmpl w:val="AA7CE6D0"/>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0D9347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8090" w:hanging="576"/>
      </w:pPr>
    </w:lvl>
    <w:lvl w:ilvl="2">
      <w:start w:val="1"/>
      <w:numFmt w:val="decimal"/>
      <w:pStyle w:val="3"/>
      <w:lvlText w:val="%1.%2.%3"/>
      <w:lvlJc w:val="left"/>
      <w:pPr>
        <w:ind w:left="454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32F355B0"/>
    <w:multiLevelType w:val="hybridMultilevel"/>
    <w:tmpl w:val="09B24DF6"/>
    <w:lvl w:ilvl="0" w:tplc="05387556">
      <w:start w:val="1"/>
      <w:numFmt w:val="decimal"/>
      <w:lvlText w:val="%1."/>
      <w:lvlJc w:val="left"/>
      <w:pPr>
        <w:ind w:left="1416" w:hanging="564"/>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13" w15:restartNumberingAfterBreak="0">
    <w:nsid w:val="34C65D50"/>
    <w:multiLevelType w:val="hybridMultilevel"/>
    <w:tmpl w:val="53F0B44E"/>
    <w:lvl w:ilvl="0" w:tplc="7ACED5DE">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14" w15:restartNumberingAfterBreak="0">
    <w:nsid w:val="37451FA8"/>
    <w:multiLevelType w:val="hybridMultilevel"/>
    <w:tmpl w:val="6B8416EE"/>
    <w:lvl w:ilvl="0" w:tplc="226E48A6">
      <w:start w:val="4"/>
      <w:numFmt w:val="bullet"/>
      <w:lvlText w:val=""/>
      <w:lvlJc w:val="left"/>
      <w:pPr>
        <w:ind w:left="360" w:hanging="360"/>
      </w:pPr>
      <w:rPr>
        <w:rFonts w:ascii="Symbol" w:eastAsia="Yu Mincho"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873561C"/>
    <w:multiLevelType w:val="hybridMultilevel"/>
    <w:tmpl w:val="58C03E5E"/>
    <w:lvl w:ilvl="0" w:tplc="90549262">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3D983513"/>
    <w:multiLevelType w:val="hybridMultilevel"/>
    <w:tmpl w:val="ED3A91AA"/>
    <w:lvl w:ilvl="0" w:tplc="04090001">
      <w:start w:val="1"/>
      <w:numFmt w:val="bullet"/>
      <w:lvlText w:val=""/>
      <w:lvlJc w:val="left"/>
      <w:pPr>
        <w:ind w:left="921" w:hanging="360"/>
      </w:pPr>
      <w:rPr>
        <w:rFonts w:ascii="Symbol" w:hAnsi="Symbol" w:hint="default"/>
      </w:rPr>
    </w:lvl>
    <w:lvl w:ilvl="1" w:tplc="04090003">
      <w:start w:val="1"/>
      <w:numFmt w:val="bullet"/>
      <w:lvlText w:val="o"/>
      <w:lvlJc w:val="left"/>
      <w:pPr>
        <w:ind w:left="1641" w:hanging="360"/>
      </w:pPr>
      <w:rPr>
        <w:rFonts w:ascii="Courier New" w:hAnsi="Courier New" w:cs="Courier New" w:hint="default"/>
      </w:rPr>
    </w:lvl>
    <w:lvl w:ilvl="2" w:tplc="04090005">
      <w:start w:val="1"/>
      <w:numFmt w:val="bullet"/>
      <w:lvlText w:val=""/>
      <w:lvlJc w:val="left"/>
      <w:pPr>
        <w:ind w:left="2361" w:hanging="360"/>
      </w:pPr>
      <w:rPr>
        <w:rFonts w:ascii="Wingdings" w:hAnsi="Wingdings" w:hint="default"/>
      </w:rPr>
    </w:lvl>
    <w:lvl w:ilvl="3" w:tplc="04090001">
      <w:start w:val="1"/>
      <w:numFmt w:val="bullet"/>
      <w:lvlText w:val=""/>
      <w:lvlJc w:val="left"/>
      <w:pPr>
        <w:ind w:left="3081" w:hanging="360"/>
      </w:pPr>
      <w:rPr>
        <w:rFonts w:ascii="Symbol" w:hAnsi="Symbol" w:hint="default"/>
      </w:rPr>
    </w:lvl>
    <w:lvl w:ilvl="4" w:tplc="04090003">
      <w:start w:val="1"/>
      <w:numFmt w:val="bullet"/>
      <w:lvlText w:val="o"/>
      <w:lvlJc w:val="left"/>
      <w:pPr>
        <w:ind w:left="3801" w:hanging="360"/>
      </w:pPr>
      <w:rPr>
        <w:rFonts w:ascii="Courier New" w:hAnsi="Courier New" w:cs="Courier New" w:hint="default"/>
      </w:rPr>
    </w:lvl>
    <w:lvl w:ilvl="5" w:tplc="04090005">
      <w:start w:val="1"/>
      <w:numFmt w:val="bullet"/>
      <w:lvlText w:val=""/>
      <w:lvlJc w:val="left"/>
      <w:pPr>
        <w:ind w:left="4521" w:hanging="360"/>
      </w:pPr>
      <w:rPr>
        <w:rFonts w:ascii="Wingdings" w:hAnsi="Wingdings" w:hint="default"/>
      </w:rPr>
    </w:lvl>
    <w:lvl w:ilvl="6" w:tplc="04090001">
      <w:start w:val="1"/>
      <w:numFmt w:val="bullet"/>
      <w:lvlText w:val=""/>
      <w:lvlJc w:val="left"/>
      <w:pPr>
        <w:ind w:left="5241" w:hanging="360"/>
      </w:pPr>
      <w:rPr>
        <w:rFonts w:ascii="Symbol" w:hAnsi="Symbol" w:hint="default"/>
      </w:rPr>
    </w:lvl>
    <w:lvl w:ilvl="7" w:tplc="04090003">
      <w:start w:val="1"/>
      <w:numFmt w:val="bullet"/>
      <w:lvlText w:val="o"/>
      <w:lvlJc w:val="left"/>
      <w:pPr>
        <w:ind w:left="5961" w:hanging="360"/>
      </w:pPr>
      <w:rPr>
        <w:rFonts w:ascii="Courier New" w:hAnsi="Courier New" w:cs="Courier New" w:hint="default"/>
      </w:rPr>
    </w:lvl>
    <w:lvl w:ilvl="8" w:tplc="04090005">
      <w:start w:val="1"/>
      <w:numFmt w:val="bullet"/>
      <w:lvlText w:val=""/>
      <w:lvlJc w:val="left"/>
      <w:pPr>
        <w:ind w:left="6681" w:hanging="360"/>
      </w:pPr>
      <w:rPr>
        <w:rFonts w:ascii="Wingdings" w:hAnsi="Wingdings" w:hint="default"/>
      </w:rPr>
    </w:lvl>
  </w:abstractNum>
  <w:abstractNum w:abstractNumId="17" w15:restartNumberingAfterBreak="0">
    <w:nsid w:val="4BB06F5C"/>
    <w:multiLevelType w:val="hybridMultilevel"/>
    <w:tmpl w:val="E69C9986"/>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4F33106D"/>
    <w:multiLevelType w:val="multilevel"/>
    <w:tmpl w:val="D28014B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FEF4C2E"/>
    <w:multiLevelType w:val="hybridMultilevel"/>
    <w:tmpl w:val="CA9407B0"/>
    <w:lvl w:ilvl="0" w:tplc="9C96A0BC">
      <w:start w:val="1"/>
      <w:numFmt w:val="lowerLetter"/>
      <w:lvlText w:val="%1)"/>
      <w:lvlJc w:val="left"/>
      <w:pPr>
        <w:ind w:left="1496" w:hanging="360"/>
      </w:pPr>
      <w:rPr>
        <w:rFonts w:asciiTheme="minorEastAsia" w:eastAsiaTheme="minorEastAsia" w:hAnsiTheme="minorEastAsia" w:cs="Times New Roman" w:hint="default"/>
      </w:rPr>
    </w:lvl>
    <w:lvl w:ilvl="1" w:tplc="04090019" w:tentative="1">
      <w:start w:val="1"/>
      <w:numFmt w:val="lowerLetter"/>
      <w:lvlText w:val="%2)"/>
      <w:lvlJc w:val="left"/>
      <w:pPr>
        <w:ind w:left="1976" w:hanging="420"/>
      </w:pPr>
    </w:lvl>
    <w:lvl w:ilvl="2" w:tplc="0409001B" w:tentative="1">
      <w:start w:val="1"/>
      <w:numFmt w:val="lowerRoman"/>
      <w:lvlText w:val="%3."/>
      <w:lvlJc w:val="right"/>
      <w:pPr>
        <w:ind w:left="2396" w:hanging="420"/>
      </w:pPr>
    </w:lvl>
    <w:lvl w:ilvl="3" w:tplc="0409000F" w:tentative="1">
      <w:start w:val="1"/>
      <w:numFmt w:val="decimal"/>
      <w:lvlText w:val="%4."/>
      <w:lvlJc w:val="left"/>
      <w:pPr>
        <w:ind w:left="2816" w:hanging="420"/>
      </w:pPr>
    </w:lvl>
    <w:lvl w:ilvl="4" w:tplc="04090019" w:tentative="1">
      <w:start w:val="1"/>
      <w:numFmt w:val="lowerLetter"/>
      <w:lvlText w:val="%5)"/>
      <w:lvlJc w:val="left"/>
      <w:pPr>
        <w:ind w:left="3236" w:hanging="420"/>
      </w:pPr>
    </w:lvl>
    <w:lvl w:ilvl="5" w:tplc="0409001B" w:tentative="1">
      <w:start w:val="1"/>
      <w:numFmt w:val="lowerRoman"/>
      <w:lvlText w:val="%6."/>
      <w:lvlJc w:val="right"/>
      <w:pPr>
        <w:ind w:left="3656" w:hanging="420"/>
      </w:pPr>
    </w:lvl>
    <w:lvl w:ilvl="6" w:tplc="0409000F" w:tentative="1">
      <w:start w:val="1"/>
      <w:numFmt w:val="decimal"/>
      <w:lvlText w:val="%7."/>
      <w:lvlJc w:val="left"/>
      <w:pPr>
        <w:ind w:left="4076" w:hanging="420"/>
      </w:pPr>
    </w:lvl>
    <w:lvl w:ilvl="7" w:tplc="04090019" w:tentative="1">
      <w:start w:val="1"/>
      <w:numFmt w:val="lowerLetter"/>
      <w:lvlText w:val="%8)"/>
      <w:lvlJc w:val="left"/>
      <w:pPr>
        <w:ind w:left="4496" w:hanging="420"/>
      </w:pPr>
    </w:lvl>
    <w:lvl w:ilvl="8" w:tplc="0409001B" w:tentative="1">
      <w:start w:val="1"/>
      <w:numFmt w:val="lowerRoman"/>
      <w:lvlText w:val="%9."/>
      <w:lvlJc w:val="right"/>
      <w:pPr>
        <w:ind w:left="4916" w:hanging="420"/>
      </w:pPr>
    </w:lvl>
  </w:abstractNum>
  <w:abstractNum w:abstractNumId="20"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515315F9"/>
    <w:multiLevelType w:val="hybridMultilevel"/>
    <w:tmpl w:val="568219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B33710D"/>
    <w:multiLevelType w:val="hybridMultilevel"/>
    <w:tmpl w:val="AF909D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5EB91ADF"/>
    <w:multiLevelType w:val="hybridMultilevel"/>
    <w:tmpl w:val="220C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6D0577"/>
    <w:multiLevelType w:val="hybridMultilevel"/>
    <w:tmpl w:val="B048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13A6E"/>
    <w:multiLevelType w:val="hybridMultilevel"/>
    <w:tmpl w:val="BAB6770A"/>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69535F0E"/>
    <w:multiLevelType w:val="hybridMultilevel"/>
    <w:tmpl w:val="E512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551078"/>
    <w:multiLevelType w:val="hybridMultilevel"/>
    <w:tmpl w:val="309086F4"/>
    <w:lvl w:ilvl="0" w:tplc="3D52E9E2">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792D170D"/>
    <w:multiLevelType w:val="hybridMultilevel"/>
    <w:tmpl w:val="0E485FE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15:restartNumberingAfterBreak="0">
    <w:nsid w:val="7BBF3107"/>
    <w:multiLevelType w:val="multilevel"/>
    <w:tmpl w:val="3FC82C88"/>
    <w:lvl w:ilvl="0">
      <w:start w:val="7"/>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4"/>
  </w:num>
  <w:num w:numId="5">
    <w:abstractNumId w:val="0"/>
  </w:num>
  <w:num w:numId="6">
    <w:abstractNumId w:val="28"/>
  </w:num>
  <w:num w:numId="7">
    <w:abstractNumId w:val="2"/>
  </w:num>
  <w:num w:numId="8">
    <w:abstractNumId w:val="7"/>
  </w:num>
  <w:num w:numId="9">
    <w:abstractNumId w:val="24"/>
  </w:num>
  <w:num w:numId="10">
    <w:abstractNumId w:val="21"/>
  </w:num>
  <w:num w:numId="11">
    <w:abstractNumId w:val="27"/>
  </w:num>
  <w:num w:numId="12">
    <w:abstractNumId w:val="17"/>
  </w:num>
  <w:num w:numId="13">
    <w:abstractNumId w:val="25"/>
  </w:num>
  <w:num w:numId="14">
    <w:abstractNumId w:val="10"/>
  </w:num>
  <w:num w:numId="15">
    <w:abstractNumId w:val="9"/>
  </w:num>
  <w:num w:numId="16">
    <w:abstractNumId w:val="23"/>
  </w:num>
  <w:num w:numId="17">
    <w:abstractNumId w:val="5"/>
  </w:num>
  <w:num w:numId="18">
    <w:abstractNumId w:val="16"/>
  </w:num>
  <w:num w:numId="19">
    <w:abstractNumId w:val="6"/>
  </w:num>
  <w:num w:numId="20">
    <w:abstractNumId w:val="22"/>
  </w:num>
  <w:num w:numId="21">
    <w:abstractNumId w:val="15"/>
  </w:num>
  <w:num w:numId="22">
    <w:abstractNumId w:val="3"/>
  </w:num>
  <w:num w:numId="23">
    <w:abstractNumId w:val="4"/>
  </w:num>
  <w:num w:numId="24">
    <w:abstractNumId w:val="4"/>
  </w:num>
  <w:num w:numId="25">
    <w:abstractNumId w:val="18"/>
  </w:num>
  <w:num w:numId="26">
    <w:abstractNumId w:val="9"/>
  </w:num>
  <w:num w:numId="27">
    <w:abstractNumId w:val="4"/>
  </w:num>
  <w:num w:numId="28">
    <w:abstractNumId w:val="29"/>
  </w:num>
  <w:num w:numId="29">
    <w:abstractNumId w:val="26"/>
  </w:num>
  <w:num w:numId="30">
    <w:abstractNumId w:val="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3"/>
  </w:num>
  <w:num w:numId="38">
    <w:abstractNumId w:val="12"/>
  </w:num>
  <w:num w:numId="39">
    <w:abstractNumId w:val="8"/>
  </w:num>
  <w:num w:numId="40">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printFractionalCharacterWidth/>
  <w:embedSystemFonts/>
  <w:bordersDoNotSurroundHeader/>
  <w:bordersDoNotSurroundFooter/>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s-ES" w:vendorID="64" w:dllVersion="6" w:nlCheck="1" w:checkStyle="1"/>
  <w:activeWritingStyle w:appName="MSWord" w:lang="es-ES" w:vendorID="64" w:dllVersion="0" w:nlCheck="1" w:checkStyle="0"/>
  <w:activeWritingStyle w:appName="MSWord" w:lang="en-US" w:vendorID="64" w:dllVersion="4096" w:nlCheck="1" w:checkStyle="0"/>
  <w:activeWritingStyle w:appName="MSWord" w:lang="zh-CN" w:vendorID="64" w:dllVersion="0" w:nlCheck="1" w:checkStyle="1"/>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0A6"/>
    <w:rsid w:val="0000114B"/>
    <w:rsid w:val="000012F1"/>
    <w:rsid w:val="000015AD"/>
    <w:rsid w:val="000017FA"/>
    <w:rsid w:val="00001990"/>
    <w:rsid w:val="00001B6B"/>
    <w:rsid w:val="00002168"/>
    <w:rsid w:val="0000242B"/>
    <w:rsid w:val="00003C9D"/>
    <w:rsid w:val="00004764"/>
    <w:rsid w:val="000047F0"/>
    <w:rsid w:val="0000481B"/>
    <w:rsid w:val="0000505D"/>
    <w:rsid w:val="00005B99"/>
    <w:rsid w:val="00005D24"/>
    <w:rsid w:val="00006563"/>
    <w:rsid w:val="00006CB2"/>
    <w:rsid w:val="0001088A"/>
    <w:rsid w:val="00010974"/>
    <w:rsid w:val="000131F1"/>
    <w:rsid w:val="00013574"/>
    <w:rsid w:val="0001437D"/>
    <w:rsid w:val="00014D7A"/>
    <w:rsid w:val="000159CB"/>
    <w:rsid w:val="00015C82"/>
    <w:rsid w:val="00016347"/>
    <w:rsid w:val="00016ED7"/>
    <w:rsid w:val="00017A62"/>
    <w:rsid w:val="00021A07"/>
    <w:rsid w:val="00022BA9"/>
    <w:rsid w:val="000232AA"/>
    <w:rsid w:val="000238E1"/>
    <w:rsid w:val="000259C3"/>
    <w:rsid w:val="00025C66"/>
    <w:rsid w:val="0002683C"/>
    <w:rsid w:val="00026966"/>
    <w:rsid w:val="0002786D"/>
    <w:rsid w:val="00030233"/>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CAB"/>
    <w:rsid w:val="00040095"/>
    <w:rsid w:val="00042D84"/>
    <w:rsid w:val="00043C34"/>
    <w:rsid w:val="000440B3"/>
    <w:rsid w:val="000446A4"/>
    <w:rsid w:val="00044D1E"/>
    <w:rsid w:val="00045AD2"/>
    <w:rsid w:val="0004605B"/>
    <w:rsid w:val="00046FD7"/>
    <w:rsid w:val="00050609"/>
    <w:rsid w:val="0005133E"/>
    <w:rsid w:val="00052803"/>
    <w:rsid w:val="00053258"/>
    <w:rsid w:val="000533E3"/>
    <w:rsid w:val="00053A97"/>
    <w:rsid w:val="00053BB9"/>
    <w:rsid w:val="0005422E"/>
    <w:rsid w:val="000550E6"/>
    <w:rsid w:val="00055448"/>
    <w:rsid w:val="00055492"/>
    <w:rsid w:val="0005652B"/>
    <w:rsid w:val="00056655"/>
    <w:rsid w:val="000571CE"/>
    <w:rsid w:val="00057843"/>
    <w:rsid w:val="00057AE6"/>
    <w:rsid w:val="00057C00"/>
    <w:rsid w:val="000611CC"/>
    <w:rsid w:val="000632FF"/>
    <w:rsid w:val="000637DF"/>
    <w:rsid w:val="00063B57"/>
    <w:rsid w:val="00064946"/>
    <w:rsid w:val="00064A46"/>
    <w:rsid w:val="00064A99"/>
    <w:rsid w:val="00064C94"/>
    <w:rsid w:val="00065231"/>
    <w:rsid w:val="000663EF"/>
    <w:rsid w:val="00066902"/>
    <w:rsid w:val="00066AE4"/>
    <w:rsid w:val="00070965"/>
    <w:rsid w:val="00070C0A"/>
    <w:rsid w:val="000714C1"/>
    <w:rsid w:val="00072472"/>
    <w:rsid w:val="000728C4"/>
    <w:rsid w:val="0007330F"/>
    <w:rsid w:val="000735EF"/>
    <w:rsid w:val="00074D3B"/>
    <w:rsid w:val="000751EE"/>
    <w:rsid w:val="00075A99"/>
    <w:rsid w:val="00076BE2"/>
    <w:rsid w:val="00077438"/>
    <w:rsid w:val="000776C2"/>
    <w:rsid w:val="00077908"/>
    <w:rsid w:val="00077CB6"/>
    <w:rsid w:val="0008030E"/>
    <w:rsid w:val="00080512"/>
    <w:rsid w:val="00080547"/>
    <w:rsid w:val="000805F3"/>
    <w:rsid w:val="00080801"/>
    <w:rsid w:val="00081045"/>
    <w:rsid w:val="000811A6"/>
    <w:rsid w:val="000813FD"/>
    <w:rsid w:val="00081910"/>
    <w:rsid w:val="00081923"/>
    <w:rsid w:val="000843B2"/>
    <w:rsid w:val="00084AA2"/>
    <w:rsid w:val="00084DCC"/>
    <w:rsid w:val="00084F3A"/>
    <w:rsid w:val="00085B41"/>
    <w:rsid w:val="00086F61"/>
    <w:rsid w:val="00086FAD"/>
    <w:rsid w:val="00087B50"/>
    <w:rsid w:val="00090F61"/>
    <w:rsid w:val="000918FD"/>
    <w:rsid w:val="000921FA"/>
    <w:rsid w:val="00093728"/>
    <w:rsid w:val="0009389D"/>
    <w:rsid w:val="00093D9E"/>
    <w:rsid w:val="00094055"/>
    <w:rsid w:val="00094C90"/>
    <w:rsid w:val="00095B14"/>
    <w:rsid w:val="00096307"/>
    <w:rsid w:val="0009649F"/>
    <w:rsid w:val="00096A99"/>
    <w:rsid w:val="00097D83"/>
    <w:rsid w:val="000A0573"/>
    <w:rsid w:val="000A1280"/>
    <w:rsid w:val="000A16F1"/>
    <w:rsid w:val="000A5C0B"/>
    <w:rsid w:val="000A5FF3"/>
    <w:rsid w:val="000A6872"/>
    <w:rsid w:val="000B062B"/>
    <w:rsid w:val="000B0ED9"/>
    <w:rsid w:val="000B12D1"/>
    <w:rsid w:val="000B14F4"/>
    <w:rsid w:val="000B1A29"/>
    <w:rsid w:val="000B1F0A"/>
    <w:rsid w:val="000B2F57"/>
    <w:rsid w:val="000B3762"/>
    <w:rsid w:val="000B394E"/>
    <w:rsid w:val="000B3E68"/>
    <w:rsid w:val="000B3EAB"/>
    <w:rsid w:val="000B470C"/>
    <w:rsid w:val="000B4A5A"/>
    <w:rsid w:val="000B57DA"/>
    <w:rsid w:val="000B5A6A"/>
    <w:rsid w:val="000B7BF7"/>
    <w:rsid w:val="000C068C"/>
    <w:rsid w:val="000C0BAA"/>
    <w:rsid w:val="000C0C62"/>
    <w:rsid w:val="000C18EC"/>
    <w:rsid w:val="000C1A99"/>
    <w:rsid w:val="000C23AC"/>
    <w:rsid w:val="000C2976"/>
    <w:rsid w:val="000C2A2D"/>
    <w:rsid w:val="000C3359"/>
    <w:rsid w:val="000C37DA"/>
    <w:rsid w:val="000C6381"/>
    <w:rsid w:val="000C6F89"/>
    <w:rsid w:val="000C71FF"/>
    <w:rsid w:val="000C7357"/>
    <w:rsid w:val="000C7F8C"/>
    <w:rsid w:val="000D13FE"/>
    <w:rsid w:val="000D1800"/>
    <w:rsid w:val="000D1AE1"/>
    <w:rsid w:val="000D1CC2"/>
    <w:rsid w:val="000D2300"/>
    <w:rsid w:val="000D3047"/>
    <w:rsid w:val="000D3071"/>
    <w:rsid w:val="000D4711"/>
    <w:rsid w:val="000D4A55"/>
    <w:rsid w:val="000D4A96"/>
    <w:rsid w:val="000D4B38"/>
    <w:rsid w:val="000D58AB"/>
    <w:rsid w:val="000D58B1"/>
    <w:rsid w:val="000D5AE0"/>
    <w:rsid w:val="000D62FA"/>
    <w:rsid w:val="000D7467"/>
    <w:rsid w:val="000D767B"/>
    <w:rsid w:val="000D7D40"/>
    <w:rsid w:val="000D7F8A"/>
    <w:rsid w:val="000E0514"/>
    <w:rsid w:val="000E12C5"/>
    <w:rsid w:val="000E33E4"/>
    <w:rsid w:val="000E4C4F"/>
    <w:rsid w:val="000E5293"/>
    <w:rsid w:val="000E553C"/>
    <w:rsid w:val="000E5C64"/>
    <w:rsid w:val="000E5E64"/>
    <w:rsid w:val="000E6F08"/>
    <w:rsid w:val="000E7D97"/>
    <w:rsid w:val="000F0515"/>
    <w:rsid w:val="000F32E9"/>
    <w:rsid w:val="000F4C66"/>
    <w:rsid w:val="000F5834"/>
    <w:rsid w:val="000F7ACB"/>
    <w:rsid w:val="0010032C"/>
    <w:rsid w:val="0010104B"/>
    <w:rsid w:val="00101AE4"/>
    <w:rsid w:val="0010209D"/>
    <w:rsid w:val="001024CC"/>
    <w:rsid w:val="001027F5"/>
    <w:rsid w:val="001032A8"/>
    <w:rsid w:val="0010336C"/>
    <w:rsid w:val="00103CB8"/>
    <w:rsid w:val="00104271"/>
    <w:rsid w:val="00104465"/>
    <w:rsid w:val="001053E0"/>
    <w:rsid w:val="001058C2"/>
    <w:rsid w:val="00105CD4"/>
    <w:rsid w:val="00105D31"/>
    <w:rsid w:val="00105F9D"/>
    <w:rsid w:val="001067B1"/>
    <w:rsid w:val="001078AA"/>
    <w:rsid w:val="00107C7B"/>
    <w:rsid w:val="00110640"/>
    <w:rsid w:val="001111E7"/>
    <w:rsid w:val="00111223"/>
    <w:rsid w:val="001113CD"/>
    <w:rsid w:val="001114A9"/>
    <w:rsid w:val="0011179C"/>
    <w:rsid w:val="00111D03"/>
    <w:rsid w:val="00111F2D"/>
    <w:rsid w:val="00113EC0"/>
    <w:rsid w:val="00114582"/>
    <w:rsid w:val="00114664"/>
    <w:rsid w:val="00115AC6"/>
    <w:rsid w:val="00115FC5"/>
    <w:rsid w:val="0011650A"/>
    <w:rsid w:val="00116602"/>
    <w:rsid w:val="0011673F"/>
    <w:rsid w:val="00116EDA"/>
    <w:rsid w:val="00117252"/>
    <w:rsid w:val="00117A17"/>
    <w:rsid w:val="00117B86"/>
    <w:rsid w:val="00117FE9"/>
    <w:rsid w:val="001204B9"/>
    <w:rsid w:val="001205FF"/>
    <w:rsid w:val="001209C0"/>
    <w:rsid w:val="001216A4"/>
    <w:rsid w:val="0012235E"/>
    <w:rsid w:val="00123A9B"/>
    <w:rsid w:val="00123C2F"/>
    <w:rsid w:val="00123C46"/>
    <w:rsid w:val="00125849"/>
    <w:rsid w:val="00125F47"/>
    <w:rsid w:val="00126907"/>
    <w:rsid w:val="001300C4"/>
    <w:rsid w:val="00130195"/>
    <w:rsid w:val="0013189A"/>
    <w:rsid w:val="0013282B"/>
    <w:rsid w:val="00132E94"/>
    <w:rsid w:val="00133588"/>
    <w:rsid w:val="00134FE0"/>
    <w:rsid w:val="00136CAD"/>
    <w:rsid w:val="00137280"/>
    <w:rsid w:val="00137ACA"/>
    <w:rsid w:val="00140085"/>
    <w:rsid w:val="001412A3"/>
    <w:rsid w:val="0014184A"/>
    <w:rsid w:val="00141DC4"/>
    <w:rsid w:val="00142DC6"/>
    <w:rsid w:val="001451A9"/>
    <w:rsid w:val="0014543A"/>
    <w:rsid w:val="00145590"/>
    <w:rsid w:val="0014633C"/>
    <w:rsid w:val="001473EA"/>
    <w:rsid w:val="00147454"/>
    <w:rsid w:val="00150AB5"/>
    <w:rsid w:val="00150FBB"/>
    <w:rsid w:val="0015122C"/>
    <w:rsid w:val="001519DE"/>
    <w:rsid w:val="00152A10"/>
    <w:rsid w:val="00152BB7"/>
    <w:rsid w:val="001536EE"/>
    <w:rsid w:val="00153936"/>
    <w:rsid w:val="0015415A"/>
    <w:rsid w:val="00154CC9"/>
    <w:rsid w:val="00154F0C"/>
    <w:rsid w:val="001559FF"/>
    <w:rsid w:val="00155B3F"/>
    <w:rsid w:val="00157276"/>
    <w:rsid w:val="00157C6F"/>
    <w:rsid w:val="001607A7"/>
    <w:rsid w:val="00160995"/>
    <w:rsid w:val="00162264"/>
    <w:rsid w:val="001627AF"/>
    <w:rsid w:val="00163673"/>
    <w:rsid w:val="00163D24"/>
    <w:rsid w:val="001646FE"/>
    <w:rsid w:val="00165EE5"/>
    <w:rsid w:val="00165F90"/>
    <w:rsid w:val="0016634C"/>
    <w:rsid w:val="001667E4"/>
    <w:rsid w:val="00166D2E"/>
    <w:rsid w:val="00166FDA"/>
    <w:rsid w:val="00170534"/>
    <w:rsid w:val="001717E0"/>
    <w:rsid w:val="00171E6E"/>
    <w:rsid w:val="00172713"/>
    <w:rsid w:val="00173E7A"/>
    <w:rsid w:val="00175400"/>
    <w:rsid w:val="00175401"/>
    <w:rsid w:val="0017560F"/>
    <w:rsid w:val="00176973"/>
    <w:rsid w:val="00176CD8"/>
    <w:rsid w:val="0017740C"/>
    <w:rsid w:val="001802CA"/>
    <w:rsid w:val="0018047A"/>
    <w:rsid w:val="00181EF8"/>
    <w:rsid w:val="00182A41"/>
    <w:rsid w:val="00183542"/>
    <w:rsid w:val="00183AE3"/>
    <w:rsid w:val="00184818"/>
    <w:rsid w:val="00184F88"/>
    <w:rsid w:val="00185215"/>
    <w:rsid w:val="001869AC"/>
    <w:rsid w:val="00190B13"/>
    <w:rsid w:val="00191018"/>
    <w:rsid w:val="00191105"/>
    <w:rsid w:val="0019272D"/>
    <w:rsid w:val="00193076"/>
    <w:rsid w:val="00193470"/>
    <w:rsid w:val="0019367D"/>
    <w:rsid w:val="001937FC"/>
    <w:rsid w:val="00194E74"/>
    <w:rsid w:val="00194FB0"/>
    <w:rsid w:val="00194FB1"/>
    <w:rsid w:val="00195687"/>
    <w:rsid w:val="00197645"/>
    <w:rsid w:val="00197CE2"/>
    <w:rsid w:val="001A0E1B"/>
    <w:rsid w:val="001A2298"/>
    <w:rsid w:val="001A245D"/>
    <w:rsid w:val="001A25CC"/>
    <w:rsid w:val="001A271A"/>
    <w:rsid w:val="001A2D1F"/>
    <w:rsid w:val="001A367A"/>
    <w:rsid w:val="001A3EC3"/>
    <w:rsid w:val="001A6CB4"/>
    <w:rsid w:val="001A6FDB"/>
    <w:rsid w:val="001A7810"/>
    <w:rsid w:val="001A79A3"/>
    <w:rsid w:val="001A7A38"/>
    <w:rsid w:val="001A7E21"/>
    <w:rsid w:val="001B0850"/>
    <w:rsid w:val="001B1914"/>
    <w:rsid w:val="001B1CCD"/>
    <w:rsid w:val="001B1DBD"/>
    <w:rsid w:val="001B1FE2"/>
    <w:rsid w:val="001B388E"/>
    <w:rsid w:val="001B3B94"/>
    <w:rsid w:val="001B4105"/>
    <w:rsid w:val="001B41B3"/>
    <w:rsid w:val="001B5649"/>
    <w:rsid w:val="001B5D91"/>
    <w:rsid w:val="001B6A09"/>
    <w:rsid w:val="001B6AEF"/>
    <w:rsid w:val="001B6C4E"/>
    <w:rsid w:val="001B7237"/>
    <w:rsid w:val="001B7A0C"/>
    <w:rsid w:val="001B7DB2"/>
    <w:rsid w:val="001C0E8B"/>
    <w:rsid w:val="001C181E"/>
    <w:rsid w:val="001C1909"/>
    <w:rsid w:val="001C4249"/>
    <w:rsid w:val="001C4404"/>
    <w:rsid w:val="001C695B"/>
    <w:rsid w:val="001D02E2"/>
    <w:rsid w:val="001D11A9"/>
    <w:rsid w:val="001D1228"/>
    <w:rsid w:val="001D1864"/>
    <w:rsid w:val="001D2EDB"/>
    <w:rsid w:val="001D3261"/>
    <w:rsid w:val="001D5378"/>
    <w:rsid w:val="001D5CFA"/>
    <w:rsid w:val="001D74D1"/>
    <w:rsid w:val="001D7A14"/>
    <w:rsid w:val="001E1117"/>
    <w:rsid w:val="001E14E2"/>
    <w:rsid w:val="001E2274"/>
    <w:rsid w:val="001E25E5"/>
    <w:rsid w:val="001E2974"/>
    <w:rsid w:val="001E31F6"/>
    <w:rsid w:val="001E3DA7"/>
    <w:rsid w:val="001E3DD8"/>
    <w:rsid w:val="001E3E0E"/>
    <w:rsid w:val="001E51EC"/>
    <w:rsid w:val="001E55F3"/>
    <w:rsid w:val="001E593D"/>
    <w:rsid w:val="001E59CF"/>
    <w:rsid w:val="001E5D52"/>
    <w:rsid w:val="001E6D03"/>
    <w:rsid w:val="001E7729"/>
    <w:rsid w:val="001E7894"/>
    <w:rsid w:val="001E7F5E"/>
    <w:rsid w:val="001F03B9"/>
    <w:rsid w:val="001F168B"/>
    <w:rsid w:val="001F2196"/>
    <w:rsid w:val="001F258C"/>
    <w:rsid w:val="001F3133"/>
    <w:rsid w:val="001F371A"/>
    <w:rsid w:val="001F3AB3"/>
    <w:rsid w:val="001F4713"/>
    <w:rsid w:val="001F4719"/>
    <w:rsid w:val="001F4B66"/>
    <w:rsid w:val="001F6791"/>
    <w:rsid w:val="001F6D42"/>
    <w:rsid w:val="001F75F0"/>
    <w:rsid w:val="0020124A"/>
    <w:rsid w:val="0020240D"/>
    <w:rsid w:val="00204F95"/>
    <w:rsid w:val="00206C01"/>
    <w:rsid w:val="00210248"/>
    <w:rsid w:val="002105CB"/>
    <w:rsid w:val="0021085C"/>
    <w:rsid w:val="00210D1C"/>
    <w:rsid w:val="00211893"/>
    <w:rsid w:val="00212157"/>
    <w:rsid w:val="002136AB"/>
    <w:rsid w:val="00213F7F"/>
    <w:rsid w:val="0021429F"/>
    <w:rsid w:val="002160BF"/>
    <w:rsid w:val="0021715B"/>
    <w:rsid w:val="00220DB2"/>
    <w:rsid w:val="002217B9"/>
    <w:rsid w:val="00221AE8"/>
    <w:rsid w:val="00221C32"/>
    <w:rsid w:val="0022494D"/>
    <w:rsid w:val="00224D2B"/>
    <w:rsid w:val="00225152"/>
    <w:rsid w:val="00226060"/>
    <w:rsid w:val="00226254"/>
    <w:rsid w:val="002275D5"/>
    <w:rsid w:val="00227BE5"/>
    <w:rsid w:val="002303EF"/>
    <w:rsid w:val="0023073B"/>
    <w:rsid w:val="00230912"/>
    <w:rsid w:val="00230AD9"/>
    <w:rsid w:val="00230CD2"/>
    <w:rsid w:val="00231786"/>
    <w:rsid w:val="00232212"/>
    <w:rsid w:val="00232543"/>
    <w:rsid w:val="00232CB3"/>
    <w:rsid w:val="002334D2"/>
    <w:rsid w:val="0023357D"/>
    <w:rsid w:val="00234D67"/>
    <w:rsid w:val="00235325"/>
    <w:rsid w:val="00235849"/>
    <w:rsid w:val="00235A28"/>
    <w:rsid w:val="00235C33"/>
    <w:rsid w:val="00236289"/>
    <w:rsid w:val="002363F3"/>
    <w:rsid w:val="00236686"/>
    <w:rsid w:val="0023712D"/>
    <w:rsid w:val="002371F0"/>
    <w:rsid w:val="002373F6"/>
    <w:rsid w:val="00237814"/>
    <w:rsid w:val="00237D1D"/>
    <w:rsid w:val="00241A9E"/>
    <w:rsid w:val="00242AD7"/>
    <w:rsid w:val="00242F89"/>
    <w:rsid w:val="00242FE7"/>
    <w:rsid w:val="002436BA"/>
    <w:rsid w:val="00243C1E"/>
    <w:rsid w:val="002452AC"/>
    <w:rsid w:val="00245A15"/>
    <w:rsid w:val="00245D20"/>
    <w:rsid w:val="00247184"/>
    <w:rsid w:val="00250712"/>
    <w:rsid w:val="00250BB9"/>
    <w:rsid w:val="00250D0D"/>
    <w:rsid w:val="00250DD2"/>
    <w:rsid w:val="00252E85"/>
    <w:rsid w:val="0025399F"/>
    <w:rsid w:val="002560BD"/>
    <w:rsid w:val="0025632B"/>
    <w:rsid w:val="00257A9A"/>
    <w:rsid w:val="00257CC8"/>
    <w:rsid w:val="002609A7"/>
    <w:rsid w:val="0026205C"/>
    <w:rsid w:val="00262769"/>
    <w:rsid w:val="00263588"/>
    <w:rsid w:val="00264A2F"/>
    <w:rsid w:val="002658EC"/>
    <w:rsid w:val="00265ECA"/>
    <w:rsid w:val="00266E2E"/>
    <w:rsid w:val="00266E44"/>
    <w:rsid w:val="00267CB3"/>
    <w:rsid w:val="00270254"/>
    <w:rsid w:val="0027048E"/>
    <w:rsid w:val="002706F1"/>
    <w:rsid w:val="002709D1"/>
    <w:rsid w:val="00273BBA"/>
    <w:rsid w:val="002743C4"/>
    <w:rsid w:val="00274BB2"/>
    <w:rsid w:val="00274FBF"/>
    <w:rsid w:val="00275567"/>
    <w:rsid w:val="002760E5"/>
    <w:rsid w:val="002769C1"/>
    <w:rsid w:val="00280F10"/>
    <w:rsid w:val="0028283D"/>
    <w:rsid w:val="0028368A"/>
    <w:rsid w:val="00283910"/>
    <w:rsid w:val="00283B7E"/>
    <w:rsid w:val="0028421C"/>
    <w:rsid w:val="0028482E"/>
    <w:rsid w:val="00285216"/>
    <w:rsid w:val="0028643D"/>
    <w:rsid w:val="00286492"/>
    <w:rsid w:val="00286D1E"/>
    <w:rsid w:val="002870CF"/>
    <w:rsid w:val="0028754D"/>
    <w:rsid w:val="00287AC8"/>
    <w:rsid w:val="00287E37"/>
    <w:rsid w:val="002909B3"/>
    <w:rsid w:val="00290AC0"/>
    <w:rsid w:val="00291834"/>
    <w:rsid w:val="00291979"/>
    <w:rsid w:val="0029247A"/>
    <w:rsid w:val="002930D1"/>
    <w:rsid w:val="002941CE"/>
    <w:rsid w:val="00294ED0"/>
    <w:rsid w:val="0029550F"/>
    <w:rsid w:val="0029552C"/>
    <w:rsid w:val="00295806"/>
    <w:rsid w:val="00296F01"/>
    <w:rsid w:val="002A09F5"/>
    <w:rsid w:val="002A14C6"/>
    <w:rsid w:val="002A1DB2"/>
    <w:rsid w:val="002A25E7"/>
    <w:rsid w:val="002A314E"/>
    <w:rsid w:val="002A3BCD"/>
    <w:rsid w:val="002A42D3"/>
    <w:rsid w:val="002A4BFB"/>
    <w:rsid w:val="002A5EEA"/>
    <w:rsid w:val="002B0A1A"/>
    <w:rsid w:val="002B1B71"/>
    <w:rsid w:val="002B2AD9"/>
    <w:rsid w:val="002B3318"/>
    <w:rsid w:val="002B3C52"/>
    <w:rsid w:val="002B3FF9"/>
    <w:rsid w:val="002B4118"/>
    <w:rsid w:val="002B4A7C"/>
    <w:rsid w:val="002B52AC"/>
    <w:rsid w:val="002B56E1"/>
    <w:rsid w:val="002B689A"/>
    <w:rsid w:val="002C0140"/>
    <w:rsid w:val="002C04F7"/>
    <w:rsid w:val="002C0D02"/>
    <w:rsid w:val="002C0D6E"/>
    <w:rsid w:val="002C0E7B"/>
    <w:rsid w:val="002C1BE8"/>
    <w:rsid w:val="002C25BB"/>
    <w:rsid w:val="002C2E88"/>
    <w:rsid w:val="002C3D84"/>
    <w:rsid w:val="002C4026"/>
    <w:rsid w:val="002C4ECF"/>
    <w:rsid w:val="002C548F"/>
    <w:rsid w:val="002C5BEB"/>
    <w:rsid w:val="002C6B42"/>
    <w:rsid w:val="002C7996"/>
    <w:rsid w:val="002D04EF"/>
    <w:rsid w:val="002D051C"/>
    <w:rsid w:val="002D09AF"/>
    <w:rsid w:val="002D35D4"/>
    <w:rsid w:val="002D434C"/>
    <w:rsid w:val="002D4A08"/>
    <w:rsid w:val="002D5C16"/>
    <w:rsid w:val="002D6052"/>
    <w:rsid w:val="002D6466"/>
    <w:rsid w:val="002D68AC"/>
    <w:rsid w:val="002D7267"/>
    <w:rsid w:val="002D72E9"/>
    <w:rsid w:val="002D77AD"/>
    <w:rsid w:val="002E1D66"/>
    <w:rsid w:val="002E1EEE"/>
    <w:rsid w:val="002E1FBE"/>
    <w:rsid w:val="002E2804"/>
    <w:rsid w:val="002E568B"/>
    <w:rsid w:val="002E60D1"/>
    <w:rsid w:val="002E62B0"/>
    <w:rsid w:val="002E64D3"/>
    <w:rsid w:val="002E73D8"/>
    <w:rsid w:val="002F2A22"/>
    <w:rsid w:val="002F3129"/>
    <w:rsid w:val="002F3237"/>
    <w:rsid w:val="002F332D"/>
    <w:rsid w:val="002F34CF"/>
    <w:rsid w:val="002F3A97"/>
    <w:rsid w:val="002F3BED"/>
    <w:rsid w:val="002F4586"/>
    <w:rsid w:val="002F4F78"/>
    <w:rsid w:val="002F59D0"/>
    <w:rsid w:val="002F6FA5"/>
    <w:rsid w:val="002F779C"/>
    <w:rsid w:val="00300884"/>
    <w:rsid w:val="00300A86"/>
    <w:rsid w:val="00301288"/>
    <w:rsid w:val="00301CA2"/>
    <w:rsid w:val="003023F0"/>
    <w:rsid w:val="003034ED"/>
    <w:rsid w:val="003049E9"/>
    <w:rsid w:val="00304A9D"/>
    <w:rsid w:val="00305876"/>
    <w:rsid w:val="003058AB"/>
    <w:rsid w:val="00306320"/>
    <w:rsid w:val="003077A7"/>
    <w:rsid w:val="00307A19"/>
    <w:rsid w:val="003100B9"/>
    <w:rsid w:val="003111CD"/>
    <w:rsid w:val="003117BF"/>
    <w:rsid w:val="003118CB"/>
    <w:rsid w:val="003119DE"/>
    <w:rsid w:val="00312E88"/>
    <w:rsid w:val="00312FFA"/>
    <w:rsid w:val="00314A40"/>
    <w:rsid w:val="00314B02"/>
    <w:rsid w:val="00314C0C"/>
    <w:rsid w:val="00315821"/>
    <w:rsid w:val="00315AE3"/>
    <w:rsid w:val="00316117"/>
    <w:rsid w:val="0031640D"/>
    <w:rsid w:val="003167B8"/>
    <w:rsid w:val="0031694C"/>
    <w:rsid w:val="00316C00"/>
    <w:rsid w:val="00316CC5"/>
    <w:rsid w:val="003172DC"/>
    <w:rsid w:val="00317B5B"/>
    <w:rsid w:val="003203E8"/>
    <w:rsid w:val="0032060F"/>
    <w:rsid w:val="00320995"/>
    <w:rsid w:val="00320C45"/>
    <w:rsid w:val="003210DC"/>
    <w:rsid w:val="00321330"/>
    <w:rsid w:val="0032201F"/>
    <w:rsid w:val="00322910"/>
    <w:rsid w:val="00322C10"/>
    <w:rsid w:val="00322ED8"/>
    <w:rsid w:val="00324196"/>
    <w:rsid w:val="00324A47"/>
    <w:rsid w:val="00326977"/>
    <w:rsid w:val="003275EC"/>
    <w:rsid w:val="00327D62"/>
    <w:rsid w:val="00327E0F"/>
    <w:rsid w:val="003301A9"/>
    <w:rsid w:val="003302E0"/>
    <w:rsid w:val="0033130E"/>
    <w:rsid w:val="0033284B"/>
    <w:rsid w:val="00334A24"/>
    <w:rsid w:val="0033536C"/>
    <w:rsid w:val="0033667B"/>
    <w:rsid w:val="00336CC0"/>
    <w:rsid w:val="0033727E"/>
    <w:rsid w:val="00340695"/>
    <w:rsid w:val="00340CB1"/>
    <w:rsid w:val="00341CA2"/>
    <w:rsid w:val="003426F2"/>
    <w:rsid w:val="00342BAC"/>
    <w:rsid w:val="00343169"/>
    <w:rsid w:val="0034318E"/>
    <w:rsid w:val="003432F1"/>
    <w:rsid w:val="003446FF"/>
    <w:rsid w:val="00344CBD"/>
    <w:rsid w:val="00344D5E"/>
    <w:rsid w:val="00345259"/>
    <w:rsid w:val="00345EA1"/>
    <w:rsid w:val="003463CC"/>
    <w:rsid w:val="00347079"/>
    <w:rsid w:val="0034789F"/>
    <w:rsid w:val="00347A2A"/>
    <w:rsid w:val="00347DD7"/>
    <w:rsid w:val="00350775"/>
    <w:rsid w:val="00350C46"/>
    <w:rsid w:val="00351096"/>
    <w:rsid w:val="003511BA"/>
    <w:rsid w:val="00351ADC"/>
    <w:rsid w:val="00351B6B"/>
    <w:rsid w:val="00352865"/>
    <w:rsid w:val="00352EFC"/>
    <w:rsid w:val="00353390"/>
    <w:rsid w:val="00353C20"/>
    <w:rsid w:val="00354400"/>
    <w:rsid w:val="00354451"/>
    <w:rsid w:val="0035462D"/>
    <w:rsid w:val="00356366"/>
    <w:rsid w:val="003609C8"/>
    <w:rsid w:val="00361301"/>
    <w:rsid w:val="0036160D"/>
    <w:rsid w:val="0036183C"/>
    <w:rsid w:val="0036231F"/>
    <w:rsid w:val="003659E6"/>
    <w:rsid w:val="003668D2"/>
    <w:rsid w:val="00366B30"/>
    <w:rsid w:val="00367389"/>
    <w:rsid w:val="003679AA"/>
    <w:rsid w:val="003701A7"/>
    <w:rsid w:val="00370B5B"/>
    <w:rsid w:val="00371509"/>
    <w:rsid w:val="0037182B"/>
    <w:rsid w:val="003719A2"/>
    <w:rsid w:val="003721B3"/>
    <w:rsid w:val="00372863"/>
    <w:rsid w:val="00372E4C"/>
    <w:rsid w:val="00372E6F"/>
    <w:rsid w:val="00373CB8"/>
    <w:rsid w:val="0037450A"/>
    <w:rsid w:val="00374A6B"/>
    <w:rsid w:val="003750B5"/>
    <w:rsid w:val="00375C3A"/>
    <w:rsid w:val="00375C89"/>
    <w:rsid w:val="00376EF8"/>
    <w:rsid w:val="00376FEE"/>
    <w:rsid w:val="003771F7"/>
    <w:rsid w:val="003818A0"/>
    <w:rsid w:val="00382CDD"/>
    <w:rsid w:val="003830BF"/>
    <w:rsid w:val="00384060"/>
    <w:rsid w:val="003841A4"/>
    <w:rsid w:val="00384858"/>
    <w:rsid w:val="00386375"/>
    <w:rsid w:val="003878F7"/>
    <w:rsid w:val="0039057F"/>
    <w:rsid w:val="003905E1"/>
    <w:rsid w:val="00390889"/>
    <w:rsid w:val="0039228A"/>
    <w:rsid w:val="00392D7B"/>
    <w:rsid w:val="0039352C"/>
    <w:rsid w:val="00393B31"/>
    <w:rsid w:val="00393BD3"/>
    <w:rsid w:val="003944DB"/>
    <w:rsid w:val="003945C5"/>
    <w:rsid w:val="00394FE5"/>
    <w:rsid w:val="003954C4"/>
    <w:rsid w:val="003957B2"/>
    <w:rsid w:val="00395EF6"/>
    <w:rsid w:val="00397F52"/>
    <w:rsid w:val="003A0DE1"/>
    <w:rsid w:val="003A10D8"/>
    <w:rsid w:val="003A2116"/>
    <w:rsid w:val="003A27BB"/>
    <w:rsid w:val="003A2A9B"/>
    <w:rsid w:val="003A2AA8"/>
    <w:rsid w:val="003A3534"/>
    <w:rsid w:val="003A4ED0"/>
    <w:rsid w:val="003A4F0D"/>
    <w:rsid w:val="003A59A9"/>
    <w:rsid w:val="003A605E"/>
    <w:rsid w:val="003A627A"/>
    <w:rsid w:val="003A6F4C"/>
    <w:rsid w:val="003A75A8"/>
    <w:rsid w:val="003A7D4E"/>
    <w:rsid w:val="003B03BB"/>
    <w:rsid w:val="003B0BC9"/>
    <w:rsid w:val="003B0CB8"/>
    <w:rsid w:val="003B2C04"/>
    <w:rsid w:val="003B3BC6"/>
    <w:rsid w:val="003B43E6"/>
    <w:rsid w:val="003B4C87"/>
    <w:rsid w:val="003B6087"/>
    <w:rsid w:val="003B639E"/>
    <w:rsid w:val="003B6864"/>
    <w:rsid w:val="003C0756"/>
    <w:rsid w:val="003C140C"/>
    <w:rsid w:val="003C276D"/>
    <w:rsid w:val="003C2A81"/>
    <w:rsid w:val="003C2CE8"/>
    <w:rsid w:val="003C30B7"/>
    <w:rsid w:val="003C393D"/>
    <w:rsid w:val="003C4C5C"/>
    <w:rsid w:val="003C50B3"/>
    <w:rsid w:val="003C5C73"/>
    <w:rsid w:val="003C7548"/>
    <w:rsid w:val="003C7C27"/>
    <w:rsid w:val="003D028F"/>
    <w:rsid w:val="003D0624"/>
    <w:rsid w:val="003D09E4"/>
    <w:rsid w:val="003D1008"/>
    <w:rsid w:val="003D1ED5"/>
    <w:rsid w:val="003D2C1D"/>
    <w:rsid w:val="003D41FA"/>
    <w:rsid w:val="003D573A"/>
    <w:rsid w:val="003D6500"/>
    <w:rsid w:val="003D7AE9"/>
    <w:rsid w:val="003D7CDF"/>
    <w:rsid w:val="003D7ECD"/>
    <w:rsid w:val="003E08DC"/>
    <w:rsid w:val="003E1582"/>
    <w:rsid w:val="003E540C"/>
    <w:rsid w:val="003E58F1"/>
    <w:rsid w:val="003E59EF"/>
    <w:rsid w:val="003E5A2F"/>
    <w:rsid w:val="003E6685"/>
    <w:rsid w:val="003E6CEF"/>
    <w:rsid w:val="003E6ED5"/>
    <w:rsid w:val="003F067E"/>
    <w:rsid w:val="003F12A0"/>
    <w:rsid w:val="003F3559"/>
    <w:rsid w:val="003F3574"/>
    <w:rsid w:val="003F4BCB"/>
    <w:rsid w:val="003F608B"/>
    <w:rsid w:val="003F61CE"/>
    <w:rsid w:val="003F66B0"/>
    <w:rsid w:val="003F78DD"/>
    <w:rsid w:val="003F7B3D"/>
    <w:rsid w:val="0040075C"/>
    <w:rsid w:val="004008AC"/>
    <w:rsid w:val="00400962"/>
    <w:rsid w:val="004018C5"/>
    <w:rsid w:val="004038C0"/>
    <w:rsid w:val="0040435D"/>
    <w:rsid w:val="004047B4"/>
    <w:rsid w:val="004049FF"/>
    <w:rsid w:val="00404BDA"/>
    <w:rsid w:val="00405541"/>
    <w:rsid w:val="0040559C"/>
    <w:rsid w:val="00405F63"/>
    <w:rsid w:val="0040690D"/>
    <w:rsid w:val="004069E0"/>
    <w:rsid w:val="004069F3"/>
    <w:rsid w:val="00407A93"/>
    <w:rsid w:val="00411B24"/>
    <w:rsid w:val="00411C4C"/>
    <w:rsid w:val="004124A2"/>
    <w:rsid w:val="00412A64"/>
    <w:rsid w:val="00412A7B"/>
    <w:rsid w:val="00412FF9"/>
    <w:rsid w:val="004133DA"/>
    <w:rsid w:val="0041353A"/>
    <w:rsid w:val="00413C5A"/>
    <w:rsid w:val="00413ECD"/>
    <w:rsid w:val="00414F39"/>
    <w:rsid w:val="00416A9C"/>
    <w:rsid w:val="004174FA"/>
    <w:rsid w:val="0042154F"/>
    <w:rsid w:val="00421BC8"/>
    <w:rsid w:val="00422EF0"/>
    <w:rsid w:val="00423FC6"/>
    <w:rsid w:val="00425544"/>
    <w:rsid w:val="0042565A"/>
    <w:rsid w:val="00425C9A"/>
    <w:rsid w:val="00426E3E"/>
    <w:rsid w:val="0042774E"/>
    <w:rsid w:val="00427BB2"/>
    <w:rsid w:val="00430149"/>
    <w:rsid w:val="004303DB"/>
    <w:rsid w:val="00430553"/>
    <w:rsid w:val="0043120C"/>
    <w:rsid w:val="00431A0E"/>
    <w:rsid w:val="00432007"/>
    <w:rsid w:val="004325DC"/>
    <w:rsid w:val="00432D19"/>
    <w:rsid w:val="00433858"/>
    <w:rsid w:val="004343F7"/>
    <w:rsid w:val="00434D38"/>
    <w:rsid w:val="00434E4B"/>
    <w:rsid w:val="004358FE"/>
    <w:rsid w:val="004377C7"/>
    <w:rsid w:val="00437E60"/>
    <w:rsid w:val="00437F2D"/>
    <w:rsid w:val="00441147"/>
    <w:rsid w:val="004416D0"/>
    <w:rsid w:val="004419C5"/>
    <w:rsid w:val="00442E05"/>
    <w:rsid w:val="00442EAC"/>
    <w:rsid w:val="0044365F"/>
    <w:rsid w:val="00443710"/>
    <w:rsid w:val="00444223"/>
    <w:rsid w:val="00445041"/>
    <w:rsid w:val="00446FAF"/>
    <w:rsid w:val="00450568"/>
    <w:rsid w:val="00450988"/>
    <w:rsid w:val="00451359"/>
    <w:rsid w:val="00451A27"/>
    <w:rsid w:val="00451BC1"/>
    <w:rsid w:val="004524D2"/>
    <w:rsid w:val="00452B60"/>
    <w:rsid w:val="00452B86"/>
    <w:rsid w:val="00453CE0"/>
    <w:rsid w:val="00454741"/>
    <w:rsid w:val="00454803"/>
    <w:rsid w:val="00454B21"/>
    <w:rsid w:val="0045530E"/>
    <w:rsid w:val="00455C47"/>
    <w:rsid w:val="0045649F"/>
    <w:rsid w:val="00456D79"/>
    <w:rsid w:val="004577B5"/>
    <w:rsid w:val="00457E26"/>
    <w:rsid w:val="00460E81"/>
    <w:rsid w:val="004613F2"/>
    <w:rsid w:val="004647A2"/>
    <w:rsid w:val="00464EB2"/>
    <w:rsid w:val="004658E1"/>
    <w:rsid w:val="00466075"/>
    <w:rsid w:val="004709AE"/>
    <w:rsid w:val="00471895"/>
    <w:rsid w:val="0047206E"/>
    <w:rsid w:val="00472338"/>
    <w:rsid w:val="004750C7"/>
    <w:rsid w:val="0047518E"/>
    <w:rsid w:val="004754CA"/>
    <w:rsid w:val="00475B72"/>
    <w:rsid w:val="004761E7"/>
    <w:rsid w:val="00476510"/>
    <w:rsid w:val="004765A3"/>
    <w:rsid w:val="00477067"/>
    <w:rsid w:val="0048076D"/>
    <w:rsid w:val="004811B8"/>
    <w:rsid w:val="00481B0D"/>
    <w:rsid w:val="00481F93"/>
    <w:rsid w:val="00482B0F"/>
    <w:rsid w:val="00483B30"/>
    <w:rsid w:val="0048421D"/>
    <w:rsid w:val="00484792"/>
    <w:rsid w:val="004847FB"/>
    <w:rsid w:val="004851CF"/>
    <w:rsid w:val="004858C8"/>
    <w:rsid w:val="00485EE8"/>
    <w:rsid w:val="004865C1"/>
    <w:rsid w:val="004866D9"/>
    <w:rsid w:val="00486E73"/>
    <w:rsid w:val="00487CC6"/>
    <w:rsid w:val="00491E90"/>
    <w:rsid w:val="00492C36"/>
    <w:rsid w:val="00492C5E"/>
    <w:rsid w:val="004930BD"/>
    <w:rsid w:val="004934C1"/>
    <w:rsid w:val="0049483B"/>
    <w:rsid w:val="004949CA"/>
    <w:rsid w:val="004952A7"/>
    <w:rsid w:val="00495E5D"/>
    <w:rsid w:val="00495F53"/>
    <w:rsid w:val="00495FE2"/>
    <w:rsid w:val="00497350"/>
    <w:rsid w:val="004977DC"/>
    <w:rsid w:val="00497F34"/>
    <w:rsid w:val="00497F96"/>
    <w:rsid w:val="004A07C1"/>
    <w:rsid w:val="004A0A64"/>
    <w:rsid w:val="004A1A6B"/>
    <w:rsid w:val="004A1D45"/>
    <w:rsid w:val="004A21D2"/>
    <w:rsid w:val="004A23F3"/>
    <w:rsid w:val="004A377E"/>
    <w:rsid w:val="004A393D"/>
    <w:rsid w:val="004A3DDE"/>
    <w:rsid w:val="004A4233"/>
    <w:rsid w:val="004A451B"/>
    <w:rsid w:val="004A4B2F"/>
    <w:rsid w:val="004A50CC"/>
    <w:rsid w:val="004A517C"/>
    <w:rsid w:val="004A6E73"/>
    <w:rsid w:val="004B0268"/>
    <w:rsid w:val="004B06CF"/>
    <w:rsid w:val="004B0FA5"/>
    <w:rsid w:val="004B1487"/>
    <w:rsid w:val="004B1488"/>
    <w:rsid w:val="004B25E9"/>
    <w:rsid w:val="004B4942"/>
    <w:rsid w:val="004B58AF"/>
    <w:rsid w:val="004B598A"/>
    <w:rsid w:val="004B6F9F"/>
    <w:rsid w:val="004B7986"/>
    <w:rsid w:val="004C265F"/>
    <w:rsid w:val="004C2A59"/>
    <w:rsid w:val="004C2B03"/>
    <w:rsid w:val="004C32E0"/>
    <w:rsid w:val="004C43C3"/>
    <w:rsid w:val="004C5D49"/>
    <w:rsid w:val="004C7001"/>
    <w:rsid w:val="004C74E2"/>
    <w:rsid w:val="004D0CA9"/>
    <w:rsid w:val="004D0FA9"/>
    <w:rsid w:val="004D12F5"/>
    <w:rsid w:val="004D1D6A"/>
    <w:rsid w:val="004D1D80"/>
    <w:rsid w:val="004D2CC8"/>
    <w:rsid w:val="004D328A"/>
    <w:rsid w:val="004D3578"/>
    <w:rsid w:val="004D3586"/>
    <w:rsid w:val="004D4005"/>
    <w:rsid w:val="004D4221"/>
    <w:rsid w:val="004D454D"/>
    <w:rsid w:val="004D4661"/>
    <w:rsid w:val="004D4C13"/>
    <w:rsid w:val="004D5A5B"/>
    <w:rsid w:val="004D5DEE"/>
    <w:rsid w:val="004D68C8"/>
    <w:rsid w:val="004D7A71"/>
    <w:rsid w:val="004E01A1"/>
    <w:rsid w:val="004E026A"/>
    <w:rsid w:val="004E18A1"/>
    <w:rsid w:val="004E2061"/>
    <w:rsid w:val="004E213A"/>
    <w:rsid w:val="004E333E"/>
    <w:rsid w:val="004E3B65"/>
    <w:rsid w:val="004E3C1B"/>
    <w:rsid w:val="004E4CC8"/>
    <w:rsid w:val="004E4EAC"/>
    <w:rsid w:val="004E67A9"/>
    <w:rsid w:val="004F0017"/>
    <w:rsid w:val="004F0D11"/>
    <w:rsid w:val="004F19EC"/>
    <w:rsid w:val="004F2065"/>
    <w:rsid w:val="004F2E4A"/>
    <w:rsid w:val="004F31BE"/>
    <w:rsid w:val="004F3D60"/>
    <w:rsid w:val="004F4192"/>
    <w:rsid w:val="004F425A"/>
    <w:rsid w:val="004F440B"/>
    <w:rsid w:val="004F50E8"/>
    <w:rsid w:val="004F53C5"/>
    <w:rsid w:val="004F636A"/>
    <w:rsid w:val="004F67E2"/>
    <w:rsid w:val="004F6AAB"/>
    <w:rsid w:val="004F6FD5"/>
    <w:rsid w:val="00500415"/>
    <w:rsid w:val="00500AD3"/>
    <w:rsid w:val="00503996"/>
    <w:rsid w:val="00503A4A"/>
    <w:rsid w:val="005046C7"/>
    <w:rsid w:val="00504993"/>
    <w:rsid w:val="00504E32"/>
    <w:rsid w:val="0050527B"/>
    <w:rsid w:val="005059D5"/>
    <w:rsid w:val="00505E01"/>
    <w:rsid w:val="0050701C"/>
    <w:rsid w:val="005074B9"/>
    <w:rsid w:val="00511AA3"/>
    <w:rsid w:val="00511EFD"/>
    <w:rsid w:val="0051281D"/>
    <w:rsid w:val="005131F5"/>
    <w:rsid w:val="0051380A"/>
    <w:rsid w:val="00513F49"/>
    <w:rsid w:val="005144D8"/>
    <w:rsid w:val="00514D80"/>
    <w:rsid w:val="00514DCA"/>
    <w:rsid w:val="005154D8"/>
    <w:rsid w:val="00515577"/>
    <w:rsid w:val="00515861"/>
    <w:rsid w:val="00515C3F"/>
    <w:rsid w:val="00515DAE"/>
    <w:rsid w:val="00516A1E"/>
    <w:rsid w:val="00516D84"/>
    <w:rsid w:val="0051718F"/>
    <w:rsid w:val="00517536"/>
    <w:rsid w:val="0052053D"/>
    <w:rsid w:val="00520BFC"/>
    <w:rsid w:val="005210A6"/>
    <w:rsid w:val="00521283"/>
    <w:rsid w:val="005222DD"/>
    <w:rsid w:val="00524204"/>
    <w:rsid w:val="0052428F"/>
    <w:rsid w:val="00524D5C"/>
    <w:rsid w:val="00525CC4"/>
    <w:rsid w:val="00525FB8"/>
    <w:rsid w:val="00526E31"/>
    <w:rsid w:val="005273FF"/>
    <w:rsid w:val="00530A0E"/>
    <w:rsid w:val="00531B07"/>
    <w:rsid w:val="00531B0E"/>
    <w:rsid w:val="00531ED1"/>
    <w:rsid w:val="005336E3"/>
    <w:rsid w:val="00533C08"/>
    <w:rsid w:val="00534309"/>
    <w:rsid w:val="00534CA6"/>
    <w:rsid w:val="00534D2C"/>
    <w:rsid w:val="00535110"/>
    <w:rsid w:val="0053763E"/>
    <w:rsid w:val="005401D4"/>
    <w:rsid w:val="005406BF"/>
    <w:rsid w:val="00540FAF"/>
    <w:rsid w:val="00540FEB"/>
    <w:rsid w:val="005412D5"/>
    <w:rsid w:val="00541595"/>
    <w:rsid w:val="005432C2"/>
    <w:rsid w:val="00543D5F"/>
    <w:rsid w:val="00543E6C"/>
    <w:rsid w:val="00543F7A"/>
    <w:rsid w:val="00544169"/>
    <w:rsid w:val="005458C6"/>
    <w:rsid w:val="00545D44"/>
    <w:rsid w:val="00545F03"/>
    <w:rsid w:val="00546530"/>
    <w:rsid w:val="00546E0D"/>
    <w:rsid w:val="00547321"/>
    <w:rsid w:val="005477F6"/>
    <w:rsid w:val="00550023"/>
    <w:rsid w:val="0055026E"/>
    <w:rsid w:val="00550968"/>
    <w:rsid w:val="00551035"/>
    <w:rsid w:val="005518F6"/>
    <w:rsid w:val="00552749"/>
    <w:rsid w:val="00552D34"/>
    <w:rsid w:val="00553215"/>
    <w:rsid w:val="00553860"/>
    <w:rsid w:val="00554F70"/>
    <w:rsid w:val="00555A50"/>
    <w:rsid w:val="00555FE6"/>
    <w:rsid w:val="00556E2F"/>
    <w:rsid w:val="00557CF6"/>
    <w:rsid w:val="00557EF2"/>
    <w:rsid w:val="0056030E"/>
    <w:rsid w:val="0056042F"/>
    <w:rsid w:val="0056130E"/>
    <w:rsid w:val="00561E8A"/>
    <w:rsid w:val="00561ECD"/>
    <w:rsid w:val="00562110"/>
    <w:rsid w:val="0056274D"/>
    <w:rsid w:val="005634A9"/>
    <w:rsid w:val="00563934"/>
    <w:rsid w:val="00564E9A"/>
    <w:rsid w:val="00565087"/>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3C24"/>
    <w:rsid w:val="00573C2C"/>
    <w:rsid w:val="00575412"/>
    <w:rsid w:val="0057547A"/>
    <w:rsid w:val="00577055"/>
    <w:rsid w:val="00580BF6"/>
    <w:rsid w:val="00581223"/>
    <w:rsid w:val="00581363"/>
    <w:rsid w:val="00581CF7"/>
    <w:rsid w:val="00582FFA"/>
    <w:rsid w:val="005837D4"/>
    <w:rsid w:val="005838C3"/>
    <w:rsid w:val="005844A6"/>
    <w:rsid w:val="00584DDC"/>
    <w:rsid w:val="00585FA7"/>
    <w:rsid w:val="005869B7"/>
    <w:rsid w:val="0058705F"/>
    <w:rsid w:val="00587DEC"/>
    <w:rsid w:val="00591151"/>
    <w:rsid w:val="0059122F"/>
    <w:rsid w:val="0059130A"/>
    <w:rsid w:val="00591682"/>
    <w:rsid w:val="0059229A"/>
    <w:rsid w:val="00592747"/>
    <w:rsid w:val="00593873"/>
    <w:rsid w:val="0059400B"/>
    <w:rsid w:val="005945A3"/>
    <w:rsid w:val="00594F48"/>
    <w:rsid w:val="005952DA"/>
    <w:rsid w:val="00595B41"/>
    <w:rsid w:val="005973D9"/>
    <w:rsid w:val="005975C5"/>
    <w:rsid w:val="005A05D1"/>
    <w:rsid w:val="005A0B18"/>
    <w:rsid w:val="005A0EC6"/>
    <w:rsid w:val="005A1164"/>
    <w:rsid w:val="005A1511"/>
    <w:rsid w:val="005A1875"/>
    <w:rsid w:val="005A1CA2"/>
    <w:rsid w:val="005A3534"/>
    <w:rsid w:val="005A3585"/>
    <w:rsid w:val="005A376C"/>
    <w:rsid w:val="005A40F2"/>
    <w:rsid w:val="005A4C68"/>
    <w:rsid w:val="005A4E05"/>
    <w:rsid w:val="005A4EBC"/>
    <w:rsid w:val="005A749C"/>
    <w:rsid w:val="005A7688"/>
    <w:rsid w:val="005A7CD0"/>
    <w:rsid w:val="005B036A"/>
    <w:rsid w:val="005B0A64"/>
    <w:rsid w:val="005B0F9D"/>
    <w:rsid w:val="005B115E"/>
    <w:rsid w:val="005B20DA"/>
    <w:rsid w:val="005B3213"/>
    <w:rsid w:val="005B337D"/>
    <w:rsid w:val="005B35E7"/>
    <w:rsid w:val="005B3822"/>
    <w:rsid w:val="005B457A"/>
    <w:rsid w:val="005B544A"/>
    <w:rsid w:val="005B5973"/>
    <w:rsid w:val="005B667E"/>
    <w:rsid w:val="005B69D4"/>
    <w:rsid w:val="005B7A7E"/>
    <w:rsid w:val="005B7C9B"/>
    <w:rsid w:val="005C04BE"/>
    <w:rsid w:val="005C15DA"/>
    <w:rsid w:val="005C2974"/>
    <w:rsid w:val="005C298A"/>
    <w:rsid w:val="005C2A69"/>
    <w:rsid w:val="005C3423"/>
    <w:rsid w:val="005C439E"/>
    <w:rsid w:val="005C477F"/>
    <w:rsid w:val="005C4FF4"/>
    <w:rsid w:val="005C5AB6"/>
    <w:rsid w:val="005C5EF3"/>
    <w:rsid w:val="005C779B"/>
    <w:rsid w:val="005D31A1"/>
    <w:rsid w:val="005D4201"/>
    <w:rsid w:val="005D5219"/>
    <w:rsid w:val="005D555F"/>
    <w:rsid w:val="005D55BD"/>
    <w:rsid w:val="005D5684"/>
    <w:rsid w:val="005D5CFF"/>
    <w:rsid w:val="005D6811"/>
    <w:rsid w:val="005D6926"/>
    <w:rsid w:val="005D6AF4"/>
    <w:rsid w:val="005D6E95"/>
    <w:rsid w:val="005D709A"/>
    <w:rsid w:val="005D741E"/>
    <w:rsid w:val="005E0804"/>
    <w:rsid w:val="005E13E9"/>
    <w:rsid w:val="005E1593"/>
    <w:rsid w:val="005E27D7"/>
    <w:rsid w:val="005E282D"/>
    <w:rsid w:val="005E2FD7"/>
    <w:rsid w:val="005E344D"/>
    <w:rsid w:val="005E39C3"/>
    <w:rsid w:val="005E433F"/>
    <w:rsid w:val="005E4606"/>
    <w:rsid w:val="005E4BAF"/>
    <w:rsid w:val="005E529C"/>
    <w:rsid w:val="005E5973"/>
    <w:rsid w:val="005E5985"/>
    <w:rsid w:val="005E6E1F"/>
    <w:rsid w:val="005F0703"/>
    <w:rsid w:val="005F0D63"/>
    <w:rsid w:val="005F1363"/>
    <w:rsid w:val="005F14B5"/>
    <w:rsid w:val="005F1797"/>
    <w:rsid w:val="005F2CEB"/>
    <w:rsid w:val="005F3AA4"/>
    <w:rsid w:val="005F3BCF"/>
    <w:rsid w:val="005F4637"/>
    <w:rsid w:val="005F507F"/>
    <w:rsid w:val="005F51E1"/>
    <w:rsid w:val="005F5CA1"/>
    <w:rsid w:val="005F6DA1"/>
    <w:rsid w:val="005F6F81"/>
    <w:rsid w:val="005F702F"/>
    <w:rsid w:val="005F7AED"/>
    <w:rsid w:val="00600C1B"/>
    <w:rsid w:val="006010FD"/>
    <w:rsid w:val="006017CB"/>
    <w:rsid w:val="006019B4"/>
    <w:rsid w:val="00601B81"/>
    <w:rsid w:val="0060210D"/>
    <w:rsid w:val="006029DA"/>
    <w:rsid w:val="00603579"/>
    <w:rsid w:val="006038C3"/>
    <w:rsid w:val="00603F88"/>
    <w:rsid w:val="006105F0"/>
    <w:rsid w:val="00610F4A"/>
    <w:rsid w:val="00611C63"/>
    <w:rsid w:val="00611E56"/>
    <w:rsid w:val="00612D10"/>
    <w:rsid w:val="00613A10"/>
    <w:rsid w:val="00613A5F"/>
    <w:rsid w:val="00614B3A"/>
    <w:rsid w:val="00615162"/>
    <w:rsid w:val="00615796"/>
    <w:rsid w:val="006163FF"/>
    <w:rsid w:val="0061680F"/>
    <w:rsid w:val="00617241"/>
    <w:rsid w:val="00617808"/>
    <w:rsid w:val="00617F9B"/>
    <w:rsid w:val="00620843"/>
    <w:rsid w:val="00621188"/>
    <w:rsid w:val="006215E6"/>
    <w:rsid w:val="00621DCD"/>
    <w:rsid w:val="00621EF5"/>
    <w:rsid w:val="006221FC"/>
    <w:rsid w:val="00622687"/>
    <w:rsid w:val="00623053"/>
    <w:rsid w:val="00623741"/>
    <w:rsid w:val="00623B0D"/>
    <w:rsid w:val="006243ED"/>
    <w:rsid w:val="00624539"/>
    <w:rsid w:val="00624571"/>
    <w:rsid w:val="006252F8"/>
    <w:rsid w:val="0062578E"/>
    <w:rsid w:val="00625B3A"/>
    <w:rsid w:val="00626497"/>
    <w:rsid w:val="00626581"/>
    <w:rsid w:val="006269C8"/>
    <w:rsid w:val="00626D9E"/>
    <w:rsid w:val="00626E69"/>
    <w:rsid w:val="00626EF5"/>
    <w:rsid w:val="0062794D"/>
    <w:rsid w:val="00627B19"/>
    <w:rsid w:val="00630089"/>
    <w:rsid w:val="00630145"/>
    <w:rsid w:val="00631285"/>
    <w:rsid w:val="00631A3C"/>
    <w:rsid w:val="00631F15"/>
    <w:rsid w:val="00632240"/>
    <w:rsid w:val="00633099"/>
    <w:rsid w:val="006336DF"/>
    <w:rsid w:val="006353B4"/>
    <w:rsid w:val="00635722"/>
    <w:rsid w:val="006365FE"/>
    <w:rsid w:val="00636C27"/>
    <w:rsid w:val="00636CFD"/>
    <w:rsid w:val="006405C1"/>
    <w:rsid w:val="006406A7"/>
    <w:rsid w:val="00640E67"/>
    <w:rsid w:val="0064168F"/>
    <w:rsid w:val="00641AAF"/>
    <w:rsid w:val="0064315F"/>
    <w:rsid w:val="0064380A"/>
    <w:rsid w:val="00644849"/>
    <w:rsid w:val="006450B0"/>
    <w:rsid w:val="00645788"/>
    <w:rsid w:val="00645A57"/>
    <w:rsid w:val="0064602B"/>
    <w:rsid w:val="00646903"/>
    <w:rsid w:val="00647034"/>
    <w:rsid w:val="006472CA"/>
    <w:rsid w:val="00647EE6"/>
    <w:rsid w:val="00650053"/>
    <w:rsid w:val="006500F1"/>
    <w:rsid w:val="00650435"/>
    <w:rsid w:val="00650915"/>
    <w:rsid w:val="00650B2A"/>
    <w:rsid w:val="006528CA"/>
    <w:rsid w:val="00652960"/>
    <w:rsid w:val="00652EE6"/>
    <w:rsid w:val="00653BE4"/>
    <w:rsid w:val="006554B1"/>
    <w:rsid w:val="0065558D"/>
    <w:rsid w:val="00655F2B"/>
    <w:rsid w:val="00656425"/>
    <w:rsid w:val="006564CA"/>
    <w:rsid w:val="006574A1"/>
    <w:rsid w:val="0065765D"/>
    <w:rsid w:val="00657F54"/>
    <w:rsid w:val="00660019"/>
    <w:rsid w:val="0066025A"/>
    <w:rsid w:val="00660760"/>
    <w:rsid w:val="00660C54"/>
    <w:rsid w:val="00661960"/>
    <w:rsid w:val="00663521"/>
    <w:rsid w:val="00664956"/>
    <w:rsid w:val="00665CA7"/>
    <w:rsid w:val="00666270"/>
    <w:rsid w:val="0066726C"/>
    <w:rsid w:val="00667527"/>
    <w:rsid w:val="00670A0E"/>
    <w:rsid w:val="00670CF5"/>
    <w:rsid w:val="00670ED9"/>
    <w:rsid w:val="0067106B"/>
    <w:rsid w:val="0067199E"/>
    <w:rsid w:val="00672825"/>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1161"/>
    <w:rsid w:val="006816C2"/>
    <w:rsid w:val="00681780"/>
    <w:rsid w:val="00682098"/>
    <w:rsid w:val="00682117"/>
    <w:rsid w:val="00682463"/>
    <w:rsid w:val="006830D2"/>
    <w:rsid w:val="00683277"/>
    <w:rsid w:val="0068401A"/>
    <w:rsid w:val="00685008"/>
    <w:rsid w:val="0068605B"/>
    <w:rsid w:val="00686604"/>
    <w:rsid w:val="006866E2"/>
    <w:rsid w:val="00686D2C"/>
    <w:rsid w:val="00687FC7"/>
    <w:rsid w:val="00690931"/>
    <w:rsid w:val="00691753"/>
    <w:rsid w:val="00692333"/>
    <w:rsid w:val="00692949"/>
    <w:rsid w:val="00692FD7"/>
    <w:rsid w:val="006935F4"/>
    <w:rsid w:val="00694EAB"/>
    <w:rsid w:val="00697652"/>
    <w:rsid w:val="00697E95"/>
    <w:rsid w:val="006A220D"/>
    <w:rsid w:val="006A269D"/>
    <w:rsid w:val="006A2A57"/>
    <w:rsid w:val="006A2B66"/>
    <w:rsid w:val="006A3097"/>
    <w:rsid w:val="006A3C6E"/>
    <w:rsid w:val="006A42D0"/>
    <w:rsid w:val="006A5869"/>
    <w:rsid w:val="006A5C8D"/>
    <w:rsid w:val="006A65D9"/>
    <w:rsid w:val="006B0723"/>
    <w:rsid w:val="006B1B3B"/>
    <w:rsid w:val="006B2111"/>
    <w:rsid w:val="006B21FD"/>
    <w:rsid w:val="006B28AC"/>
    <w:rsid w:val="006B44EC"/>
    <w:rsid w:val="006B6824"/>
    <w:rsid w:val="006B7A9F"/>
    <w:rsid w:val="006C00D0"/>
    <w:rsid w:val="006C0923"/>
    <w:rsid w:val="006C19D9"/>
    <w:rsid w:val="006C1A9C"/>
    <w:rsid w:val="006C1E44"/>
    <w:rsid w:val="006C27C9"/>
    <w:rsid w:val="006C3338"/>
    <w:rsid w:val="006C4017"/>
    <w:rsid w:val="006C4934"/>
    <w:rsid w:val="006C52F4"/>
    <w:rsid w:val="006C6A11"/>
    <w:rsid w:val="006C727A"/>
    <w:rsid w:val="006D04EF"/>
    <w:rsid w:val="006D16EF"/>
    <w:rsid w:val="006D2079"/>
    <w:rsid w:val="006D24EB"/>
    <w:rsid w:val="006D3A7E"/>
    <w:rsid w:val="006D462F"/>
    <w:rsid w:val="006D4D23"/>
    <w:rsid w:val="006D5BD3"/>
    <w:rsid w:val="006D63D2"/>
    <w:rsid w:val="006D7417"/>
    <w:rsid w:val="006E011E"/>
    <w:rsid w:val="006E237D"/>
    <w:rsid w:val="006E268C"/>
    <w:rsid w:val="006E2F81"/>
    <w:rsid w:val="006E503F"/>
    <w:rsid w:val="006E50CB"/>
    <w:rsid w:val="006E6C3A"/>
    <w:rsid w:val="006E6E3B"/>
    <w:rsid w:val="006E6F2E"/>
    <w:rsid w:val="006E7D99"/>
    <w:rsid w:val="006F012B"/>
    <w:rsid w:val="006F0CE9"/>
    <w:rsid w:val="006F124D"/>
    <w:rsid w:val="006F1D39"/>
    <w:rsid w:val="006F2CFF"/>
    <w:rsid w:val="006F3777"/>
    <w:rsid w:val="006F3AF7"/>
    <w:rsid w:val="006F3C10"/>
    <w:rsid w:val="006F3EF4"/>
    <w:rsid w:val="006F4C12"/>
    <w:rsid w:val="006F514A"/>
    <w:rsid w:val="006F5619"/>
    <w:rsid w:val="006F5631"/>
    <w:rsid w:val="006F5E83"/>
    <w:rsid w:val="006F6305"/>
    <w:rsid w:val="006F694C"/>
    <w:rsid w:val="006F7359"/>
    <w:rsid w:val="006F7492"/>
    <w:rsid w:val="0070053B"/>
    <w:rsid w:val="00700874"/>
    <w:rsid w:val="00700CD2"/>
    <w:rsid w:val="007014FA"/>
    <w:rsid w:val="007025DA"/>
    <w:rsid w:val="00702655"/>
    <w:rsid w:val="00702FC8"/>
    <w:rsid w:val="007036A4"/>
    <w:rsid w:val="007037D0"/>
    <w:rsid w:val="00703A11"/>
    <w:rsid w:val="00703B6F"/>
    <w:rsid w:val="00704C01"/>
    <w:rsid w:val="007050EB"/>
    <w:rsid w:val="00705FB4"/>
    <w:rsid w:val="007073E2"/>
    <w:rsid w:val="00710929"/>
    <w:rsid w:val="00711B3E"/>
    <w:rsid w:val="00712008"/>
    <w:rsid w:val="00712773"/>
    <w:rsid w:val="00712AA7"/>
    <w:rsid w:val="00713A94"/>
    <w:rsid w:val="00713B2F"/>
    <w:rsid w:val="00714D1D"/>
    <w:rsid w:val="00715CDA"/>
    <w:rsid w:val="00717F12"/>
    <w:rsid w:val="00721BFB"/>
    <w:rsid w:val="00721CDA"/>
    <w:rsid w:val="007244EF"/>
    <w:rsid w:val="00725709"/>
    <w:rsid w:val="00726627"/>
    <w:rsid w:val="007266B5"/>
    <w:rsid w:val="00726989"/>
    <w:rsid w:val="00726E4A"/>
    <w:rsid w:val="00727BD6"/>
    <w:rsid w:val="0073007C"/>
    <w:rsid w:val="00730192"/>
    <w:rsid w:val="00730347"/>
    <w:rsid w:val="007308A4"/>
    <w:rsid w:val="00732182"/>
    <w:rsid w:val="007321A7"/>
    <w:rsid w:val="0073269B"/>
    <w:rsid w:val="007326D8"/>
    <w:rsid w:val="00732C06"/>
    <w:rsid w:val="00732C2F"/>
    <w:rsid w:val="00734A5B"/>
    <w:rsid w:val="00734E80"/>
    <w:rsid w:val="00735643"/>
    <w:rsid w:val="007356F5"/>
    <w:rsid w:val="00735D19"/>
    <w:rsid w:val="00736E87"/>
    <w:rsid w:val="00737829"/>
    <w:rsid w:val="00740227"/>
    <w:rsid w:val="00740484"/>
    <w:rsid w:val="00742729"/>
    <w:rsid w:val="00743829"/>
    <w:rsid w:val="007438E8"/>
    <w:rsid w:val="00743A1E"/>
    <w:rsid w:val="00744E76"/>
    <w:rsid w:val="00746312"/>
    <w:rsid w:val="00746C60"/>
    <w:rsid w:val="007470B3"/>
    <w:rsid w:val="00747E5A"/>
    <w:rsid w:val="007501F1"/>
    <w:rsid w:val="00750406"/>
    <w:rsid w:val="00750570"/>
    <w:rsid w:val="00750F37"/>
    <w:rsid w:val="00751654"/>
    <w:rsid w:val="007526FD"/>
    <w:rsid w:val="00752AA2"/>
    <w:rsid w:val="00753147"/>
    <w:rsid w:val="007532AC"/>
    <w:rsid w:val="007535E4"/>
    <w:rsid w:val="00753D2D"/>
    <w:rsid w:val="0075575F"/>
    <w:rsid w:val="0075604C"/>
    <w:rsid w:val="00756330"/>
    <w:rsid w:val="00757D60"/>
    <w:rsid w:val="00761F1A"/>
    <w:rsid w:val="007629CD"/>
    <w:rsid w:val="00762B40"/>
    <w:rsid w:val="00765C94"/>
    <w:rsid w:val="00766342"/>
    <w:rsid w:val="00766A5B"/>
    <w:rsid w:val="0076739E"/>
    <w:rsid w:val="00771927"/>
    <w:rsid w:val="00772240"/>
    <w:rsid w:val="00772A7E"/>
    <w:rsid w:val="00773053"/>
    <w:rsid w:val="007744EA"/>
    <w:rsid w:val="00775142"/>
    <w:rsid w:val="0077555A"/>
    <w:rsid w:val="00776445"/>
    <w:rsid w:val="007803ED"/>
    <w:rsid w:val="00780A2C"/>
    <w:rsid w:val="00780A38"/>
    <w:rsid w:val="00781571"/>
    <w:rsid w:val="00781F0F"/>
    <w:rsid w:val="00782491"/>
    <w:rsid w:val="00783AB7"/>
    <w:rsid w:val="00783BDF"/>
    <w:rsid w:val="00783D30"/>
    <w:rsid w:val="00784555"/>
    <w:rsid w:val="00784C1D"/>
    <w:rsid w:val="00784F19"/>
    <w:rsid w:val="007850F3"/>
    <w:rsid w:val="00786270"/>
    <w:rsid w:val="00786984"/>
    <w:rsid w:val="007875C0"/>
    <w:rsid w:val="007906CE"/>
    <w:rsid w:val="00792A39"/>
    <w:rsid w:val="00792C52"/>
    <w:rsid w:val="007931D2"/>
    <w:rsid w:val="007947C3"/>
    <w:rsid w:val="00794839"/>
    <w:rsid w:val="00794F31"/>
    <w:rsid w:val="00795536"/>
    <w:rsid w:val="00796406"/>
    <w:rsid w:val="00796569"/>
    <w:rsid w:val="007966F5"/>
    <w:rsid w:val="00796831"/>
    <w:rsid w:val="00797D34"/>
    <w:rsid w:val="007A0406"/>
    <w:rsid w:val="007A0872"/>
    <w:rsid w:val="007A0DEA"/>
    <w:rsid w:val="007A0FC3"/>
    <w:rsid w:val="007A28E1"/>
    <w:rsid w:val="007A36DE"/>
    <w:rsid w:val="007A3B91"/>
    <w:rsid w:val="007A5331"/>
    <w:rsid w:val="007A5E86"/>
    <w:rsid w:val="007A6625"/>
    <w:rsid w:val="007A7C94"/>
    <w:rsid w:val="007B0061"/>
    <w:rsid w:val="007B037D"/>
    <w:rsid w:val="007B0AD0"/>
    <w:rsid w:val="007B116B"/>
    <w:rsid w:val="007B1D1B"/>
    <w:rsid w:val="007B2239"/>
    <w:rsid w:val="007B38E6"/>
    <w:rsid w:val="007B51E7"/>
    <w:rsid w:val="007B54F3"/>
    <w:rsid w:val="007B6A9E"/>
    <w:rsid w:val="007B6AFB"/>
    <w:rsid w:val="007B6DFE"/>
    <w:rsid w:val="007B6EB9"/>
    <w:rsid w:val="007B7A4D"/>
    <w:rsid w:val="007C0372"/>
    <w:rsid w:val="007C18B3"/>
    <w:rsid w:val="007C21DF"/>
    <w:rsid w:val="007C260C"/>
    <w:rsid w:val="007C2D2C"/>
    <w:rsid w:val="007C33A3"/>
    <w:rsid w:val="007C4454"/>
    <w:rsid w:val="007C45B2"/>
    <w:rsid w:val="007C630C"/>
    <w:rsid w:val="007C6C1C"/>
    <w:rsid w:val="007C7886"/>
    <w:rsid w:val="007C7B00"/>
    <w:rsid w:val="007C7C33"/>
    <w:rsid w:val="007C7D1B"/>
    <w:rsid w:val="007D0050"/>
    <w:rsid w:val="007D0EF2"/>
    <w:rsid w:val="007D197A"/>
    <w:rsid w:val="007D27F3"/>
    <w:rsid w:val="007D2803"/>
    <w:rsid w:val="007D29B6"/>
    <w:rsid w:val="007D2DDC"/>
    <w:rsid w:val="007D4B4E"/>
    <w:rsid w:val="007D6583"/>
    <w:rsid w:val="007D69EE"/>
    <w:rsid w:val="007D6A44"/>
    <w:rsid w:val="007D7F24"/>
    <w:rsid w:val="007E01B5"/>
    <w:rsid w:val="007E0298"/>
    <w:rsid w:val="007E09BB"/>
    <w:rsid w:val="007E107B"/>
    <w:rsid w:val="007E1332"/>
    <w:rsid w:val="007E1749"/>
    <w:rsid w:val="007E1C57"/>
    <w:rsid w:val="007E2026"/>
    <w:rsid w:val="007E3763"/>
    <w:rsid w:val="007E3D3D"/>
    <w:rsid w:val="007E57B4"/>
    <w:rsid w:val="007E5C7F"/>
    <w:rsid w:val="007E6470"/>
    <w:rsid w:val="007E6EEB"/>
    <w:rsid w:val="007E7335"/>
    <w:rsid w:val="007E770B"/>
    <w:rsid w:val="007F0430"/>
    <w:rsid w:val="007F10E4"/>
    <w:rsid w:val="007F19C7"/>
    <w:rsid w:val="007F204B"/>
    <w:rsid w:val="007F3623"/>
    <w:rsid w:val="007F4479"/>
    <w:rsid w:val="007F4E2F"/>
    <w:rsid w:val="007F53A0"/>
    <w:rsid w:val="007F5E0E"/>
    <w:rsid w:val="007F72E6"/>
    <w:rsid w:val="007F7AE9"/>
    <w:rsid w:val="008001D3"/>
    <w:rsid w:val="00800CFA"/>
    <w:rsid w:val="00801056"/>
    <w:rsid w:val="008028A4"/>
    <w:rsid w:val="00802BF4"/>
    <w:rsid w:val="00802E35"/>
    <w:rsid w:val="00802F24"/>
    <w:rsid w:val="00803472"/>
    <w:rsid w:val="0080347F"/>
    <w:rsid w:val="00803C07"/>
    <w:rsid w:val="00804656"/>
    <w:rsid w:val="008046F0"/>
    <w:rsid w:val="00805DF4"/>
    <w:rsid w:val="008066CE"/>
    <w:rsid w:val="00806FF8"/>
    <w:rsid w:val="00807DBE"/>
    <w:rsid w:val="00810EB0"/>
    <w:rsid w:val="008116A6"/>
    <w:rsid w:val="00811A0A"/>
    <w:rsid w:val="00812074"/>
    <w:rsid w:val="008127DE"/>
    <w:rsid w:val="00812E56"/>
    <w:rsid w:val="00813251"/>
    <w:rsid w:val="00813541"/>
    <w:rsid w:val="008139E1"/>
    <w:rsid w:val="00813A8D"/>
    <w:rsid w:val="00813E78"/>
    <w:rsid w:val="0081461E"/>
    <w:rsid w:val="00815908"/>
    <w:rsid w:val="00816705"/>
    <w:rsid w:val="00816E94"/>
    <w:rsid w:val="00817A29"/>
    <w:rsid w:val="00817C1D"/>
    <w:rsid w:val="00817C40"/>
    <w:rsid w:val="00817F2C"/>
    <w:rsid w:val="0082086F"/>
    <w:rsid w:val="00820A3C"/>
    <w:rsid w:val="00820DD8"/>
    <w:rsid w:val="008219F2"/>
    <w:rsid w:val="00821E7C"/>
    <w:rsid w:val="00822877"/>
    <w:rsid w:val="008231DD"/>
    <w:rsid w:val="00823D07"/>
    <w:rsid w:val="008251B3"/>
    <w:rsid w:val="00830254"/>
    <w:rsid w:val="00830991"/>
    <w:rsid w:val="00831B2A"/>
    <w:rsid w:val="00832112"/>
    <w:rsid w:val="008323BA"/>
    <w:rsid w:val="00832AA3"/>
    <w:rsid w:val="00832AB7"/>
    <w:rsid w:val="00832BD5"/>
    <w:rsid w:val="00833553"/>
    <w:rsid w:val="00833666"/>
    <w:rsid w:val="008337D7"/>
    <w:rsid w:val="00833B21"/>
    <w:rsid w:val="0083490E"/>
    <w:rsid w:val="00834B5A"/>
    <w:rsid w:val="00834E1C"/>
    <w:rsid w:val="00835019"/>
    <w:rsid w:val="00835952"/>
    <w:rsid w:val="008377D0"/>
    <w:rsid w:val="008409E9"/>
    <w:rsid w:val="00841792"/>
    <w:rsid w:val="00842009"/>
    <w:rsid w:val="008420E6"/>
    <w:rsid w:val="0084264B"/>
    <w:rsid w:val="00842678"/>
    <w:rsid w:val="008429FD"/>
    <w:rsid w:val="008435E5"/>
    <w:rsid w:val="00843DD2"/>
    <w:rsid w:val="008447BA"/>
    <w:rsid w:val="00845A12"/>
    <w:rsid w:val="0084682D"/>
    <w:rsid w:val="00846C67"/>
    <w:rsid w:val="008472AB"/>
    <w:rsid w:val="00851F16"/>
    <w:rsid w:val="00852AB6"/>
    <w:rsid w:val="00852CF5"/>
    <w:rsid w:val="008533CE"/>
    <w:rsid w:val="008535CF"/>
    <w:rsid w:val="0085486D"/>
    <w:rsid w:val="00855135"/>
    <w:rsid w:val="0085565C"/>
    <w:rsid w:val="0085625E"/>
    <w:rsid w:val="0085673A"/>
    <w:rsid w:val="0085696A"/>
    <w:rsid w:val="00856B8F"/>
    <w:rsid w:val="00860821"/>
    <w:rsid w:val="00860DB9"/>
    <w:rsid w:val="00861B96"/>
    <w:rsid w:val="00862613"/>
    <w:rsid w:val="008627BF"/>
    <w:rsid w:val="00862A9E"/>
    <w:rsid w:val="0086352E"/>
    <w:rsid w:val="008640E0"/>
    <w:rsid w:val="0086481B"/>
    <w:rsid w:val="008651A7"/>
    <w:rsid w:val="0086562B"/>
    <w:rsid w:val="00867C0C"/>
    <w:rsid w:val="00870D3A"/>
    <w:rsid w:val="00872029"/>
    <w:rsid w:val="008729F3"/>
    <w:rsid w:val="00874924"/>
    <w:rsid w:val="00874E10"/>
    <w:rsid w:val="00875450"/>
    <w:rsid w:val="008767F9"/>
    <w:rsid w:val="00876848"/>
    <w:rsid w:val="008768CA"/>
    <w:rsid w:val="00876BA3"/>
    <w:rsid w:val="00876CBC"/>
    <w:rsid w:val="0087761F"/>
    <w:rsid w:val="00877C05"/>
    <w:rsid w:val="00885404"/>
    <w:rsid w:val="0089064D"/>
    <w:rsid w:val="0089160A"/>
    <w:rsid w:val="00891ADA"/>
    <w:rsid w:val="00892161"/>
    <w:rsid w:val="00892A32"/>
    <w:rsid w:val="00893ABB"/>
    <w:rsid w:val="00893B5A"/>
    <w:rsid w:val="00894316"/>
    <w:rsid w:val="0089445E"/>
    <w:rsid w:val="00895F60"/>
    <w:rsid w:val="008963FA"/>
    <w:rsid w:val="00896B1A"/>
    <w:rsid w:val="00897CC4"/>
    <w:rsid w:val="00897F93"/>
    <w:rsid w:val="008A050C"/>
    <w:rsid w:val="008A0D6B"/>
    <w:rsid w:val="008A17FC"/>
    <w:rsid w:val="008A1A1F"/>
    <w:rsid w:val="008A2FE1"/>
    <w:rsid w:val="008A3369"/>
    <w:rsid w:val="008A34EC"/>
    <w:rsid w:val="008A37E9"/>
    <w:rsid w:val="008A410F"/>
    <w:rsid w:val="008A4362"/>
    <w:rsid w:val="008A43E6"/>
    <w:rsid w:val="008A4D6B"/>
    <w:rsid w:val="008A5010"/>
    <w:rsid w:val="008A6729"/>
    <w:rsid w:val="008A6D6F"/>
    <w:rsid w:val="008A7DBB"/>
    <w:rsid w:val="008B04F7"/>
    <w:rsid w:val="008B214E"/>
    <w:rsid w:val="008B3662"/>
    <w:rsid w:val="008B3A99"/>
    <w:rsid w:val="008B4833"/>
    <w:rsid w:val="008B484E"/>
    <w:rsid w:val="008B48DC"/>
    <w:rsid w:val="008B525C"/>
    <w:rsid w:val="008B601A"/>
    <w:rsid w:val="008B62B2"/>
    <w:rsid w:val="008B62CB"/>
    <w:rsid w:val="008B6696"/>
    <w:rsid w:val="008B6A06"/>
    <w:rsid w:val="008B7FA4"/>
    <w:rsid w:val="008C0C29"/>
    <w:rsid w:val="008C1367"/>
    <w:rsid w:val="008C1C06"/>
    <w:rsid w:val="008C21F5"/>
    <w:rsid w:val="008C271C"/>
    <w:rsid w:val="008C27F5"/>
    <w:rsid w:val="008C2917"/>
    <w:rsid w:val="008C2A55"/>
    <w:rsid w:val="008C2E27"/>
    <w:rsid w:val="008C4966"/>
    <w:rsid w:val="008C53F7"/>
    <w:rsid w:val="008C55F5"/>
    <w:rsid w:val="008C5C79"/>
    <w:rsid w:val="008C5F12"/>
    <w:rsid w:val="008C6634"/>
    <w:rsid w:val="008C6B88"/>
    <w:rsid w:val="008C6F12"/>
    <w:rsid w:val="008D04D2"/>
    <w:rsid w:val="008D1083"/>
    <w:rsid w:val="008D1660"/>
    <w:rsid w:val="008D2740"/>
    <w:rsid w:val="008D5591"/>
    <w:rsid w:val="008D5949"/>
    <w:rsid w:val="008D667E"/>
    <w:rsid w:val="008D6DF9"/>
    <w:rsid w:val="008D70A2"/>
    <w:rsid w:val="008E069C"/>
    <w:rsid w:val="008E0B5F"/>
    <w:rsid w:val="008E1155"/>
    <w:rsid w:val="008E186D"/>
    <w:rsid w:val="008E215A"/>
    <w:rsid w:val="008E4DA9"/>
    <w:rsid w:val="008E54B7"/>
    <w:rsid w:val="008E64BF"/>
    <w:rsid w:val="008E6DF3"/>
    <w:rsid w:val="008E7775"/>
    <w:rsid w:val="008E782C"/>
    <w:rsid w:val="008F1C02"/>
    <w:rsid w:val="008F20D6"/>
    <w:rsid w:val="008F2463"/>
    <w:rsid w:val="008F2816"/>
    <w:rsid w:val="008F310E"/>
    <w:rsid w:val="008F4D6E"/>
    <w:rsid w:val="008F5538"/>
    <w:rsid w:val="008F67C9"/>
    <w:rsid w:val="00900ECE"/>
    <w:rsid w:val="00901B57"/>
    <w:rsid w:val="00901BF9"/>
    <w:rsid w:val="0090271F"/>
    <w:rsid w:val="00902994"/>
    <w:rsid w:val="00902CAC"/>
    <w:rsid w:val="00902F00"/>
    <w:rsid w:val="0090365C"/>
    <w:rsid w:val="00904F79"/>
    <w:rsid w:val="00906618"/>
    <w:rsid w:val="009114E3"/>
    <w:rsid w:val="00911908"/>
    <w:rsid w:val="00911C04"/>
    <w:rsid w:val="00913384"/>
    <w:rsid w:val="00913855"/>
    <w:rsid w:val="00913BE8"/>
    <w:rsid w:val="0091462A"/>
    <w:rsid w:val="00915933"/>
    <w:rsid w:val="00915E28"/>
    <w:rsid w:val="00916058"/>
    <w:rsid w:val="00917539"/>
    <w:rsid w:val="00917E00"/>
    <w:rsid w:val="0092128C"/>
    <w:rsid w:val="009227C6"/>
    <w:rsid w:val="00922AC5"/>
    <w:rsid w:val="00922D6E"/>
    <w:rsid w:val="00923BB8"/>
    <w:rsid w:val="009244F9"/>
    <w:rsid w:val="009248AD"/>
    <w:rsid w:val="00925ED3"/>
    <w:rsid w:val="0092600E"/>
    <w:rsid w:val="00926D0E"/>
    <w:rsid w:val="00931B7C"/>
    <w:rsid w:val="00932377"/>
    <w:rsid w:val="009323E2"/>
    <w:rsid w:val="00932C31"/>
    <w:rsid w:val="009333F1"/>
    <w:rsid w:val="0093394B"/>
    <w:rsid w:val="00934D86"/>
    <w:rsid w:val="00935076"/>
    <w:rsid w:val="009350AB"/>
    <w:rsid w:val="0093538D"/>
    <w:rsid w:val="00936116"/>
    <w:rsid w:val="00936162"/>
    <w:rsid w:val="00936C57"/>
    <w:rsid w:val="00936C70"/>
    <w:rsid w:val="00937F8B"/>
    <w:rsid w:val="009407D2"/>
    <w:rsid w:val="00941554"/>
    <w:rsid w:val="00941C0F"/>
    <w:rsid w:val="0094257C"/>
    <w:rsid w:val="00942E30"/>
    <w:rsid w:val="00942EC2"/>
    <w:rsid w:val="00944101"/>
    <w:rsid w:val="00944A12"/>
    <w:rsid w:val="009458E3"/>
    <w:rsid w:val="00946330"/>
    <w:rsid w:val="00946BCA"/>
    <w:rsid w:val="00946CEE"/>
    <w:rsid w:val="00947979"/>
    <w:rsid w:val="009479D6"/>
    <w:rsid w:val="009507B9"/>
    <w:rsid w:val="00950A4D"/>
    <w:rsid w:val="00951461"/>
    <w:rsid w:val="00951894"/>
    <w:rsid w:val="00951F9A"/>
    <w:rsid w:val="00952046"/>
    <w:rsid w:val="009526DB"/>
    <w:rsid w:val="009529B8"/>
    <w:rsid w:val="00952A1F"/>
    <w:rsid w:val="0095385C"/>
    <w:rsid w:val="00953CD9"/>
    <w:rsid w:val="00954D70"/>
    <w:rsid w:val="00955692"/>
    <w:rsid w:val="00955914"/>
    <w:rsid w:val="00955A8E"/>
    <w:rsid w:val="009564C5"/>
    <w:rsid w:val="0095666C"/>
    <w:rsid w:val="009602CB"/>
    <w:rsid w:val="00961102"/>
    <w:rsid w:val="009612FD"/>
    <w:rsid w:val="009613E6"/>
    <w:rsid w:val="009631D2"/>
    <w:rsid w:val="009635AB"/>
    <w:rsid w:val="009637C4"/>
    <w:rsid w:val="00963E97"/>
    <w:rsid w:val="00964201"/>
    <w:rsid w:val="009642EA"/>
    <w:rsid w:val="00964CD2"/>
    <w:rsid w:val="009655E9"/>
    <w:rsid w:val="00965CE0"/>
    <w:rsid w:val="009666F9"/>
    <w:rsid w:val="0096761B"/>
    <w:rsid w:val="00967FBE"/>
    <w:rsid w:val="009710F0"/>
    <w:rsid w:val="0097135D"/>
    <w:rsid w:val="00971684"/>
    <w:rsid w:val="00972221"/>
    <w:rsid w:val="0097273A"/>
    <w:rsid w:val="00973DBC"/>
    <w:rsid w:val="009755E3"/>
    <w:rsid w:val="0097666D"/>
    <w:rsid w:val="009766F3"/>
    <w:rsid w:val="00976D3B"/>
    <w:rsid w:val="009772BD"/>
    <w:rsid w:val="0097749C"/>
    <w:rsid w:val="00977B83"/>
    <w:rsid w:val="0098054D"/>
    <w:rsid w:val="0098266F"/>
    <w:rsid w:val="00983357"/>
    <w:rsid w:val="00983581"/>
    <w:rsid w:val="0098594F"/>
    <w:rsid w:val="0098675E"/>
    <w:rsid w:val="00986D1E"/>
    <w:rsid w:val="00987788"/>
    <w:rsid w:val="00987EE8"/>
    <w:rsid w:val="00990F55"/>
    <w:rsid w:val="00990FF0"/>
    <w:rsid w:val="009913AE"/>
    <w:rsid w:val="009938C2"/>
    <w:rsid w:val="00994B83"/>
    <w:rsid w:val="00994E0C"/>
    <w:rsid w:val="00994FD8"/>
    <w:rsid w:val="0099536A"/>
    <w:rsid w:val="009960A6"/>
    <w:rsid w:val="009964C6"/>
    <w:rsid w:val="00996A97"/>
    <w:rsid w:val="00997DB0"/>
    <w:rsid w:val="009A02F4"/>
    <w:rsid w:val="009A0966"/>
    <w:rsid w:val="009A0CED"/>
    <w:rsid w:val="009A15D6"/>
    <w:rsid w:val="009A1E19"/>
    <w:rsid w:val="009A3697"/>
    <w:rsid w:val="009A3E76"/>
    <w:rsid w:val="009A3E83"/>
    <w:rsid w:val="009A3F37"/>
    <w:rsid w:val="009A5D03"/>
    <w:rsid w:val="009A61B3"/>
    <w:rsid w:val="009A6725"/>
    <w:rsid w:val="009A784A"/>
    <w:rsid w:val="009B01A6"/>
    <w:rsid w:val="009B1D45"/>
    <w:rsid w:val="009B2DD3"/>
    <w:rsid w:val="009B3C57"/>
    <w:rsid w:val="009B3D3D"/>
    <w:rsid w:val="009B414B"/>
    <w:rsid w:val="009B4190"/>
    <w:rsid w:val="009B494A"/>
    <w:rsid w:val="009B4E38"/>
    <w:rsid w:val="009B4E7C"/>
    <w:rsid w:val="009B527D"/>
    <w:rsid w:val="009B58C5"/>
    <w:rsid w:val="009B6186"/>
    <w:rsid w:val="009B657C"/>
    <w:rsid w:val="009B65E7"/>
    <w:rsid w:val="009B6C80"/>
    <w:rsid w:val="009C110F"/>
    <w:rsid w:val="009C12E4"/>
    <w:rsid w:val="009C1558"/>
    <w:rsid w:val="009C1949"/>
    <w:rsid w:val="009C2528"/>
    <w:rsid w:val="009C2DC5"/>
    <w:rsid w:val="009C2E4A"/>
    <w:rsid w:val="009C332B"/>
    <w:rsid w:val="009C48FD"/>
    <w:rsid w:val="009C5393"/>
    <w:rsid w:val="009C7083"/>
    <w:rsid w:val="009C7DAE"/>
    <w:rsid w:val="009D12EF"/>
    <w:rsid w:val="009D2070"/>
    <w:rsid w:val="009D2761"/>
    <w:rsid w:val="009D42FA"/>
    <w:rsid w:val="009D437C"/>
    <w:rsid w:val="009D6462"/>
    <w:rsid w:val="009D6C1E"/>
    <w:rsid w:val="009D744A"/>
    <w:rsid w:val="009D76FE"/>
    <w:rsid w:val="009E1076"/>
    <w:rsid w:val="009E2934"/>
    <w:rsid w:val="009E2B6F"/>
    <w:rsid w:val="009E4910"/>
    <w:rsid w:val="009E6B5F"/>
    <w:rsid w:val="009E6DBA"/>
    <w:rsid w:val="009E79FC"/>
    <w:rsid w:val="009E7DD5"/>
    <w:rsid w:val="009F0BF7"/>
    <w:rsid w:val="009F1647"/>
    <w:rsid w:val="009F2053"/>
    <w:rsid w:val="009F2935"/>
    <w:rsid w:val="009F3581"/>
    <w:rsid w:val="009F3E92"/>
    <w:rsid w:val="009F6345"/>
    <w:rsid w:val="009F644E"/>
    <w:rsid w:val="009F6D95"/>
    <w:rsid w:val="009F6F7D"/>
    <w:rsid w:val="009F7194"/>
    <w:rsid w:val="009F7847"/>
    <w:rsid w:val="009F7E0F"/>
    <w:rsid w:val="00A01D83"/>
    <w:rsid w:val="00A01EDA"/>
    <w:rsid w:val="00A024AD"/>
    <w:rsid w:val="00A02DB0"/>
    <w:rsid w:val="00A03117"/>
    <w:rsid w:val="00A04E19"/>
    <w:rsid w:val="00A05422"/>
    <w:rsid w:val="00A05A38"/>
    <w:rsid w:val="00A06F03"/>
    <w:rsid w:val="00A07854"/>
    <w:rsid w:val="00A10985"/>
    <w:rsid w:val="00A10C4A"/>
    <w:rsid w:val="00A10F02"/>
    <w:rsid w:val="00A12554"/>
    <w:rsid w:val="00A13307"/>
    <w:rsid w:val="00A13A38"/>
    <w:rsid w:val="00A14E56"/>
    <w:rsid w:val="00A1552B"/>
    <w:rsid w:val="00A16F2B"/>
    <w:rsid w:val="00A172ED"/>
    <w:rsid w:val="00A200B7"/>
    <w:rsid w:val="00A203FC"/>
    <w:rsid w:val="00A20F40"/>
    <w:rsid w:val="00A20FEF"/>
    <w:rsid w:val="00A21082"/>
    <w:rsid w:val="00A2262F"/>
    <w:rsid w:val="00A226F0"/>
    <w:rsid w:val="00A22CE9"/>
    <w:rsid w:val="00A234CC"/>
    <w:rsid w:val="00A23F9D"/>
    <w:rsid w:val="00A25CFE"/>
    <w:rsid w:val="00A2767E"/>
    <w:rsid w:val="00A278D1"/>
    <w:rsid w:val="00A31271"/>
    <w:rsid w:val="00A314B4"/>
    <w:rsid w:val="00A32DA4"/>
    <w:rsid w:val="00A32E20"/>
    <w:rsid w:val="00A3398C"/>
    <w:rsid w:val="00A3424A"/>
    <w:rsid w:val="00A34AB8"/>
    <w:rsid w:val="00A3566C"/>
    <w:rsid w:val="00A35C8B"/>
    <w:rsid w:val="00A367F3"/>
    <w:rsid w:val="00A37272"/>
    <w:rsid w:val="00A4180B"/>
    <w:rsid w:val="00A41C25"/>
    <w:rsid w:val="00A42B4A"/>
    <w:rsid w:val="00A434A2"/>
    <w:rsid w:val="00A442C5"/>
    <w:rsid w:val="00A44669"/>
    <w:rsid w:val="00A44FDD"/>
    <w:rsid w:val="00A45F2A"/>
    <w:rsid w:val="00A4603A"/>
    <w:rsid w:val="00A46471"/>
    <w:rsid w:val="00A464F8"/>
    <w:rsid w:val="00A46531"/>
    <w:rsid w:val="00A47929"/>
    <w:rsid w:val="00A47F08"/>
    <w:rsid w:val="00A50649"/>
    <w:rsid w:val="00A513A4"/>
    <w:rsid w:val="00A51CD4"/>
    <w:rsid w:val="00A52AF0"/>
    <w:rsid w:val="00A53724"/>
    <w:rsid w:val="00A54EEB"/>
    <w:rsid w:val="00A55504"/>
    <w:rsid w:val="00A55C1C"/>
    <w:rsid w:val="00A5653C"/>
    <w:rsid w:val="00A5728F"/>
    <w:rsid w:val="00A5754C"/>
    <w:rsid w:val="00A602D5"/>
    <w:rsid w:val="00A6060C"/>
    <w:rsid w:val="00A60AFD"/>
    <w:rsid w:val="00A60FAA"/>
    <w:rsid w:val="00A61A3C"/>
    <w:rsid w:val="00A63343"/>
    <w:rsid w:val="00A635AF"/>
    <w:rsid w:val="00A63B87"/>
    <w:rsid w:val="00A645D3"/>
    <w:rsid w:val="00A649D8"/>
    <w:rsid w:val="00A64B59"/>
    <w:rsid w:val="00A67330"/>
    <w:rsid w:val="00A676AA"/>
    <w:rsid w:val="00A67904"/>
    <w:rsid w:val="00A70A40"/>
    <w:rsid w:val="00A70B3D"/>
    <w:rsid w:val="00A72DEA"/>
    <w:rsid w:val="00A72EA7"/>
    <w:rsid w:val="00A72F5C"/>
    <w:rsid w:val="00A74539"/>
    <w:rsid w:val="00A7466E"/>
    <w:rsid w:val="00A74FDB"/>
    <w:rsid w:val="00A75C44"/>
    <w:rsid w:val="00A75CC0"/>
    <w:rsid w:val="00A75F44"/>
    <w:rsid w:val="00A7637F"/>
    <w:rsid w:val="00A769E7"/>
    <w:rsid w:val="00A776AA"/>
    <w:rsid w:val="00A80277"/>
    <w:rsid w:val="00A80C25"/>
    <w:rsid w:val="00A82346"/>
    <w:rsid w:val="00A827D4"/>
    <w:rsid w:val="00A82F7A"/>
    <w:rsid w:val="00A83F8C"/>
    <w:rsid w:val="00A84085"/>
    <w:rsid w:val="00A85565"/>
    <w:rsid w:val="00A875B0"/>
    <w:rsid w:val="00A87BED"/>
    <w:rsid w:val="00A87FB1"/>
    <w:rsid w:val="00A908F8"/>
    <w:rsid w:val="00A90966"/>
    <w:rsid w:val="00A90C0A"/>
    <w:rsid w:val="00A917F3"/>
    <w:rsid w:val="00A92772"/>
    <w:rsid w:val="00A92ADC"/>
    <w:rsid w:val="00A92BFD"/>
    <w:rsid w:val="00A93749"/>
    <w:rsid w:val="00A939D7"/>
    <w:rsid w:val="00A93F36"/>
    <w:rsid w:val="00A9596D"/>
    <w:rsid w:val="00A96045"/>
    <w:rsid w:val="00A96EB1"/>
    <w:rsid w:val="00A9742F"/>
    <w:rsid w:val="00AA1147"/>
    <w:rsid w:val="00AA13D0"/>
    <w:rsid w:val="00AA4804"/>
    <w:rsid w:val="00AA5FBD"/>
    <w:rsid w:val="00AA6582"/>
    <w:rsid w:val="00AA6C40"/>
    <w:rsid w:val="00AA74E8"/>
    <w:rsid w:val="00AB0304"/>
    <w:rsid w:val="00AB03FF"/>
    <w:rsid w:val="00AB111E"/>
    <w:rsid w:val="00AB1CAD"/>
    <w:rsid w:val="00AB21D4"/>
    <w:rsid w:val="00AB282B"/>
    <w:rsid w:val="00AB2C66"/>
    <w:rsid w:val="00AB416A"/>
    <w:rsid w:val="00AB424B"/>
    <w:rsid w:val="00AB46D2"/>
    <w:rsid w:val="00AB5FE8"/>
    <w:rsid w:val="00AB76AA"/>
    <w:rsid w:val="00AB7C6E"/>
    <w:rsid w:val="00AC06AF"/>
    <w:rsid w:val="00AC1454"/>
    <w:rsid w:val="00AC2660"/>
    <w:rsid w:val="00AC290A"/>
    <w:rsid w:val="00AC2FBF"/>
    <w:rsid w:val="00AC2FF6"/>
    <w:rsid w:val="00AC314D"/>
    <w:rsid w:val="00AC3E28"/>
    <w:rsid w:val="00AC4DFA"/>
    <w:rsid w:val="00AC4E04"/>
    <w:rsid w:val="00AC5D24"/>
    <w:rsid w:val="00AC6E52"/>
    <w:rsid w:val="00AD0094"/>
    <w:rsid w:val="00AD0B72"/>
    <w:rsid w:val="00AD1144"/>
    <w:rsid w:val="00AD3D28"/>
    <w:rsid w:val="00AD3E87"/>
    <w:rsid w:val="00AD4274"/>
    <w:rsid w:val="00AD4FDF"/>
    <w:rsid w:val="00AD539C"/>
    <w:rsid w:val="00AD5D07"/>
    <w:rsid w:val="00AD6462"/>
    <w:rsid w:val="00AD6F86"/>
    <w:rsid w:val="00AD6FAC"/>
    <w:rsid w:val="00AD7703"/>
    <w:rsid w:val="00AD7DFC"/>
    <w:rsid w:val="00AE0229"/>
    <w:rsid w:val="00AE2326"/>
    <w:rsid w:val="00AE24CE"/>
    <w:rsid w:val="00AE2DAB"/>
    <w:rsid w:val="00AE2E46"/>
    <w:rsid w:val="00AE37FD"/>
    <w:rsid w:val="00AE3FEE"/>
    <w:rsid w:val="00AE6B37"/>
    <w:rsid w:val="00AE6DFD"/>
    <w:rsid w:val="00AF1171"/>
    <w:rsid w:val="00AF1319"/>
    <w:rsid w:val="00AF152A"/>
    <w:rsid w:val="00AF173D"/>
    <w:rsid w:val="00AF215E"/>
    <w:rsid w:val="00AF239B"/>
    <w:rsid w:val="00AF26E3"/>
    <w:rsid w:val="00AF31AC"/>
    <w:rsid w:val="00AF3BAE"/>
    <w:rsid w:val="00AF43A0"/>
    <w:rsid w:val="00AF450B"/>
    <w:rsid w:val="00AF496D"/>
    <w:rsid w:val="00AF5505"/>
    <w:rsid w:val="00AF5DF2"/>
    <w:rsid w:val="00AF612C"/>
    <w:rsid w:val="00AF6708"/>
    <w:rsid w:val="00AF67D0"/>
    <w:rsid w:val="00AF69F5"/>
    <w:rsid w:val="00AF6F94"/>
    <w:rsid w:val="00AF788B"/>
    <w:rsid w:val="00B0061B"/>
    <w:rsid w:val="00B00B7E"/>
    <w:rsid w:val="00B0160D"/>
    <w:rsid w:val="00B025C8"/>
    <w:rsid w:val="00B027B5"/>
    <w:rsid w:val="00B0498B"/>
    <w:rsid w:val="00B054B4"/>
    <w:rsid w:val="00B05560"/>
    <w:rsid w:val="00B05C57"/>
    <w:rsid w:val="00B06133"/>
    <w:rsid w:val="00B06931"/>
    <w:rsid w:val="00B07753"/>
    <w:rsid w:val="00B07EC0"/>
    <w:rsid w:val="00B10768"/>
    <w:rsid w:val="00B11132"/>
    <w:rsid w:val="00B1191E"/>
    <w:rsid w:val="00B11D72"/>
    <w:rsid w:val="00B11DFC"/>
    <w:rsid w:val="00B12AD9"/>
    <w:rsid w:val="00B13009"/>
    <w:rsid w:val="00B14116"/>
    <w:rsid w:val="00B14394"/>
    <w:rsid w:val="00B1447E"/>
    <w:rsid w:val="00B14544"/>
    <w:rsid w:val="00B14F06"/>
    <w:rsid w:val="00B15449"/>
    <w:rsid w:val="00B16016"/>
    <w:rsid w:val="00B17588"/>
    <w:rsid w:val="00B17B57"/>
    <w:rsid w:val="00B2123E"/>
    <w:rsid w:val="00B21981"/>
    <w:rsid w:val="00B22CE0"/>
    <w:rsid w:val="00B23844"/>
    <w:rsid w:val="00B2399D"/>
    <w:rsid w:val="00B23B18"/>
    <w:rsid w:val="00B23DE8"/>
    <w:rsid w:val="00B247C5"/>
    <w:rsid w:val="00B24994"/>
    <w:rsid w:val="00B2627B"/>
    <w:rsid w:val="00B30138"/>
    <w:rsid w:val="00B30225"/>
    <w:rsid w:val="00B31074"/>
    <w:rsid w:val="00B316E7"/>
    <w:rsid w:val="00B31926"/>
    <w:rsid w:val="00B32FC5"/>
    <w:rsid w:val="00B363A8"/>
    <w:rsid w:val="00B36534"/>
    <w:rsid w:val="00B3661E"/>
    <w:rsid w:val="00B36C32"/>
    <w:rsid w:val="00B41875"/>
    <w:rsid w:val="00B41A3C"/>
    <w:rsid w:val="00B42040"/>
    <w:rsid w:val="00B43C4C"/>
    <w:rsid w:val="00B43E8C"/>
    <w:rsid w:val="00B45755"/>
    <w:rsid w:val="00B45884"/>
    <w:rsid w:val="00B45BA0"/>
    <w:rsid w:val="00B45DB0"/>
    <w:rsid w:val="00B45EC7"/>
    <w:rsid w:val="00B45F45"/>
    <w:rsid w:val="00B463ED"/>
    <w:rsid w:val="00B4644A"/>
    <w:rsid w:val="00B46609"/>
    <w:rsid w:val="00B46AB2"/>
    <w:rsid w:val="00B46AB5"/>
    <w:rsid w:val="00B46F4B"/>
    <w:rsid w:val="00B471AA"/>
    <w:rsid w:val="00B500FE"/>
    <w:rsid w:val="00B50767"/>
    <w:rsid w:val="00B51896"/>
    <w:rsid w:val="00B51CC0"/>
    <w:rsid w:val="00B52020"/>
    <w:rsid w:val="00B52148"/>
    <w:rsid w:val="00B55688"/>
    <w:rsid w:val="00B5599F"/>
    <w:rsid w:val="00B57C26"/>
    <w:rsid w:val="00B57CAB"/>
    <w:rsid w:val="00B60101"/>
    <w:rsid w:val="00B61374"/>
    <w:rsid w:val="00B61719"/>
    <w:rsid w:val="00B61745"/>
    <w:rsid w:val="00B62CB4"/>
    <w:rsid w:val="00B62F9B"/>
    <w:rsid w:val="00B63B1F"/>
    <w:rsid w:val="00B63D30"/>
    <w:rsid w:val="00B651F6"/>
    <w:rsid w:val="00B65ABC"/>
    <w:rsid w:val="00B65EF5"/>
    <w:rsid w:val="00B6624F"/>
    <w:rsid w:val="00B70F66"/>
    <w:rsid w:val="00B722CC"/>
    <w:rsid w:val="00B724D8"/>
    <w:rsid w:val="00B72936"/>
    <w:rsid w:val="00B730CA"/>
    <w:rsid w:val="00B73B5C"/>
    <w:rsid w:val="00B73C6D"/>
    <w:rsid w:val="00B74CCC"/>
    <w:rsid w:val="00B74F1B"/>
    <w:rsid w:val="00B752B0"/>
    <w:rsid w:val="00B75E93"/>
    <w:rsid w:val="00B7644F"/>
    <w:rsid w:val="00B76DDE"/>
    <w:rsid w:val="00B81A61"/>
    <w:rsid w:val="00B81E0A"/>
    <w:rsid w:val="00B83D8A"/>
    <w:rsid w:val="00B84DB0"/>
    <w:rsid w:val="00B85080"/>
    <w:rsid w:val="00B855B4"/>
    <w:rsid w:val="00B857DA"/>
    <w:rsid w:val="00B86228"/>
    <w:rsid w:val="00B8638E"/>
    <w:rsid w:val="00B86677"/>
    <w:rsid w:val="00B86A35"/>
    <w:rsid w:val="00B86FAA"/>
    <w:rsid w:val="00B8745B"/>
    <w:rsid w:val="00B87AEC"/>
    <w:rsid w:val="00B905A2"/>
    <w:rsid w:val="00B905DD"/>
    <w:rsid w:val="00B91108"/>
    <w:rsid w:val="00B917B4"/>
    <w:rsid w:val="00B918F5"/>
    <w:rsid w:val="00B92BC0"/>
    <w:rsid w:val="00B93C81"/>
    <w:rsid w:val="00B93FE4"/>
    <w:rsid w:val="00B95E18"/>
    <w:rsid w:val="00B95FFB"/>
    <w:rsid w:val="00B96445"/>
    <w:rsid w:val="00B964B0"/>
    <w:rsid w:val="00B97E57"/>
    <w:rsid w:val="00B97EBB"/>
    <w:rsid w:val="00BA076D"/>
    <w:rsid w:val="00BA1687"/>
    <w:rsid w:val="00BA16BF"/>
    <w:rsid w:val="00BA386A"/>
    <w:rsid w:val="00BA38F1"/>
    <w:rsid w:val="00BA3B70"/>
    <w:rsid w:val="00BA44DD"/>
    <w:rsid w:val="00BA4817"/>
    <w:rsid w:val="00BA54D9"/>
    <w:rsid w:val="00BA676A"/>
    <w:rsid w:val="00BA73DA"/>
    <w:rsid w:val="00BB0CEB"/>
    <w:rsid w:val="00BB1483"/>
    <w:rsid w:val="00BB245A"/>
    <w:rsid w:val="00BB2F89"/>
    <w:rsid w:val="00BB3EBB"/>
    <w:rsid w:val="00BB3F15"/>
    <w:rsid w:val="00BB45EC"/>
    <w:rsid w:val="00BB5491"/>
    <w:rsid w:val="00BB5601"/>
    <w:rsid w:val="00BB5855"/>
    <w:rsid w:val="00BB5D67"/>
    <w:rsid w:val="00BB5F52"/>
    <w:rsid w:val="00BB6643"/>
    <w:rsid w:val="00BB6AFB"/>
    <w:rsid w:val="00BB6EB6"/>
    <w:rsid w:val="00BB752A"/>
    <w:rsid w:val="00BC0EF8"/>
    <w:rsid w:val="00BC0F7D"/>
    <w:rsid w:val="00BC14EB"/>
    <w:rsid w:val="00BC1793"/>
    <w:rsid w:val="00BC291F"/>
    <w:rsid w:val="00BC434B"/>
    <w:rsid w:val="00BC4C69"/>
    <w:rsid w:val="00BC4F22"/>
    <w:rsid w:val="00BC5D99"/>
    <w:rsid w:val="00BC6B00"/>
    <w:rsid w:val="00BC7403"/>
    <w:rsid w:val="00BD0774"/>
    <w:rsid w:val="00BD1379"/>
    <w:rsid w:val="00BD17D0"/>
    <w:rsid w:val="00BD180F"/>
    <w:rsid w:val="00BD4762"/>
    <w:rsid w:val="00BD4A0F"/>
    <w:rsid w:val="00BD4C1D"/>
    <w:rsid w:val="00BD56C7"/>
    <w:rsid w:val="00BD75A2"/>
    <w:rsid w:val="00BD7F87"/>
    <w:rsid w:val="00BE050E"/>
    <w:rsid w:val="00BE1597"/>
    <w:rsid w:val="00BE1A8F"/>
    <w:rsid w:val="00BE1F3C"/>
    <w:rsid w:val="00BE2D30"/>
    <w:rsid w:val="00BE448E"/>
    <w:rsid w:val="00BE44B8"/>
    <w:rsid w:val="00BE471C"/>
    <w:rsid w:val="00BE6123"/>
    <w:rsid w:val="00BE63E1"/>
    <w:rsid w:val="00BE6813"/>
    <w:rsid w:val="00BE7238"/>
    <w:rsid w:val="00BF0991"/>
    <w:rsid w:val="00BF1F9F"/>
    <w:rsid w:val="00BF22DA"/>
    <w:rsid w:val="00BF23FC"/>
    <w:rsid w:val="00BF3902"/>
    <w:rsid w:val="00BF3BC8"/>
    <w:rsid w:val="00BF3D73"/>
    <w:rsid w:val="00BF3ED6"/>
    <w:rsid w:val="00BF48B2"/>
    <w:rsid w:val="00BF54C0"/>
    <w:rsid w:val="00BF67EE"/>
    <w:rsid w:val="00BF6D59"/>
    <w:rsid w:val="00BF70C3"/>
    <w:rsid w:val="00BF7A79"/>
    <w:rsid w:val="00C0072C"/>
    <w:rsid w:val="00C01CD7"/>
    <w:rsid w:val="00C01E69"/>
    <w:rsid w:val="00C0220A"/>
    <w:rsid w:val="00C030AD"/>
    <w:rsid w:val="00C0352B"/>
    <w:rsid w:val="00C0422B"/>
    <w:rsid w:val="00C0490E"/>
    <w:rsid w:val="00C056F4"/>
    <w:rsid w:val="00C05999"/>
    <w:rsid w:val="00C059C3"/>
    <w:rsid w:val="00C07991"/>
    <w:rsid w:val="00C10A3A"/>
    <w:rsid w:val="00C10A8B"/>
    <w:rsid w:val="00C13862"/>
    <w:rsid w:val="00C15269"/>
    <w:rsid w:val="00C15D97"/>
    <w:rsid w:val="00C164A7"/>
    <w:rsid w:val="00C210C1"/>
    <w:rsid w:val="00C214C6"/>
    <w:rsid w:val="00C222ED"/>
    <w:rsid w:val="00C2276D"/>
    <w:rsid w:val="00C2278E"/>
    <w:rsid w:val="00C22A31"/>
    <w:rsid w:val="00C22FC7"/>
    <w:rsid w:val="00C23794"/>
    <w:rsid w:val="00C237F9"/>
    <w:rsid w:val="00C24E4C"/>
    <w:rsid w:val="00C258E5"/>
    <w:rsid w:val="00C27D9E"/>
    <w:rsid w:val="00C3108D"/>
    <w:rsid w:val="00C319BA"/>
    <w:rsid w:val="00C329F9"/>
    <w:rsid w:val="00C33079"/>
    <w:rsid w:val="00C350FD"/>
    <w:rsid w:val="00C35E7A"/>
    <w:rsid w:val="00C36BCD"/>
    <w:rsid w:val="00C37334"/>
    <w:rsid w:val="00C37C9B"/>
    <w:rsid w:val="00C40865"/>
    <w:rsid w:val="00C41208"/>
    <w:rsid w:val="00C41CAD"/>
    <w:rsid w:val="00C41E01"/>
    <w:rsid w:val="00C4241F"/>
    <w:rsid w:val="00C42BB0"/>
    <w:rsid w:val="00C42F22"/>
    <w:rsid w:val="00C432B7"/>
    <w:rsid w:val="00C433E9"/>
    <w:rsid w:val="00C4354B"/>
    <w:rsid w:val="00C43A3A"/>
    <w:rsid w:val="00C44DAB"/>
    <w:rsid w:val="00C45635"/>
    <w:rsid w:val="00C45C93"/>
    <w:rsid w:val="00C45D18"/>
    <w:rsid w:val="00C463C9"/>
    <w:rsid w:val="00C46C0B"/>
    <w:rsid w:val="00C50002"/>
    <w:rsid w:val="00C500EC"/>
    <w:rsid w:val="00C50339"/>
    <w:rsid w:val="00C50BB2"/>
    <w:rsid w:val="00C512AB"/>
    <w:rsid w:val="00C526AD"/>
    <w:rsid w:val="00C52CAB"/>
    <w:rsid w:val="00C52F74"/>
    <w:rsid w:val="00C532E6"/>
    <w:rsid w:val="00C53B3A"/>
    <w:rsid w:val="00C53CE3"/>
    <w:rsid w:val="00C53DC3"/>
    <w:rsid w:val="00C55D17"/>
    <w:rsid w:val="00C55FEE"/>
    <w:rsid w:val="00C568B6"/>
    <w:rsid w:val="00C569F4"/>
    <w:rsid w:val="00C56A9B"/>
    <w:rsid w:val="00C60AAA"/>
    <w:rsid w:val="00C61091"/>
    <w:rsid w:val="00C62CC4"/>
    <w:rsid w:val="00C62CD2"/>
    <w:rsid w:val="00C62CF6"/>
    <w:rsid w:val="00C636B1"/>
    <w:rsid w:val="00C642DD"/>
    <w:rsid w:val="00C651B8"/>
    <w:rsid w:val="00C65CC8"/>
    <w:rsid w:val="00C65ED4"/>
    <w:rsid w:val="00C666F4"/>
    <w:rsid w:val="00C671DC"/>
    <w:rsid w:val="00C706D3"/>
    <w:rsid w:val="00C718CC"/>
    <w:rsid w:val="00C726D2"/>
    <w:rsid w:val="00C72D07"/>
    <w:rsid w:val="00C732E4"/>
    <w:rsid w:val="00C7515F"/>
    <w:rsid w:val="00C7563D"/>
    <w:rsid w:val="00C769A4"/>
    <w:rsid w:val="00C772E7"/>
    <w:rsid w:val="00C80540"/>
    <w:rsid w:val="00C8082A"/>
    <w:rsid w:val="00C8166A"/>
    <w:rsid w:val="00C81FFA"/>
    <w:rsid w:val="00C82E43"/>
    <w:rsid w:val="00C83EED"/>
    <w:rsid w:val="00C83EFD"/>
    <w:rsid w:val="00C83FF4"/>
    <w:rsid w:val="00C84000"/>
    <w:rsid w:val="00C8638A"/>
    <w:rsid w:val="00C8661B"/>
    <w:rsid w:val="00C8697E"/>
    <w:rsid w:val="00C86BB0"/>
    <w:rsid w:val="00C876B7"/>
    <w:rsid w:val="00C87D20"/>
    <w:rsid w:val="00C87EB8"/>
    <w:rsid w:val="00C903E1"/>
    <w:rsid w:val="00C90F0C"/>
    <w:rsid w:val="00C923E3"/>
    <w:rsid w:val="00C9277C"/>
    <w:rsid w:val="00C9296C"/>
    <w:rsid w:val="00C93DF7"/>
    <w:rsid w:val="00C94CB8"/>
    <w:rsid w:val="00C964E7"/>
    <w:rsid w:val="00C97413"/>
    <w:rsid w:val="00C97416"/>
    <w:rsid w:val="00C975AE"/>
    <w:rsid w:val="00C97E26"/>
    <w:rsid w:val="00CA2FF4"/>
    <w:rsid w:val="00CA3D0C"/>
    <w:rsid w:val="00CA49BF"/>
    <w:rsid w:val="00CA5489"/>
    <w:rsid w:val="00CA5BB6"/>
    <w:rsid w:val="00CA5CDB"/>
    <w:rsid w:val="00CA6A67"/>
    <w:rsid w:val="00CA7890"/>
    <w:rsid w:val="00CB0143"/>
    <w:rsid w:val="00CB0EDD"/>
    <w:rsid w:val="00CB22B7"/>
    <w:rsid w:val="00CB3603"/>
    <w:rsid w:val="00CB40D0"/>
    <w:rsid w:val="00CB42EE"/>
    <w:rsid w:val="00CB45DA"/>
    <w:rsid w:val="00CB6CD7"/>
    <w:rsid w:val="00CB6D36"/>
    <w:rsid w:val="00CC03C7"/>
    <w:rsid w:val="00CC32FD"/>
    <w:rsid w:val="00CC45FA"/>
    <w:rsid w:val="00CC6397"/>
    <w:rsid w:val="00CC6BC1"/>
    <w:rsid w:val="00CC71FF"/>
    <w:rsid w:val="00CC7469"/>
    <w:rsid w:val="00CC7689"/>
    <w:rsid w:val="00CD0638"/>
    <w:rsid w:val="00CD09ED"/>
    <w:rsid w:val="00CD1D4A"/>
    <w:rsid w:val="00CD23C2"/>
    <w:rsid w:val="00CD2752"/>
    <w:rsid w:val="00CD385A"/>
    <w:rsid w:val="00CD3B82"/>
    <w:rsid w:val="00CD3C84"/>
    <w:rsid w:val="00CD4715"/>
    <w:rsid w:val="00CD5098"/>
    <w:rsid w:val="00CD56A2"/>
    <w:rsid w:val="00CD6570"/>
    <w:rsid w:val="00CD6925"/>
    <w:rsid w:val="00CD7DDE"/>
    <w:rsid w:val="00CE02FC"/>
    <w:rsid w:val="00CE0856"/>
    <w:rsid w:val="00CE0B70"/>
    <w:rsid w:val="00CE1006"/>
    <w:rsid w:val="00CE28F5"/>
    <w:rsid w:val="00CE31F6"/>
    <w:rsid w:val="00CE3328"/>
    <w:rsid w:val="00CE3985"/>
    <w:rsid w:val="00CE47C5"/>
    <w:rsid w:val="00CE623A"/>
    <w:rsid w:val="00CE681E"/>
    <w:rsid w:val="00CE6D7E"/>
    <w:rsid w:val="00CE7D57"/>
    <w:rsid w:val="00CE7EC8"/>
    <w:rsid w:val="00CF0032"/>
    <w:rsid w:val="00CF01FE"/>
    <w:rsid w:val="00CF13FB"/>
    <w:rsid w:val="00CF21AF"/>
    <w:rsid w:val="00CF22A5"/>
    <w:rsid w:val="00CF2CDF"/>
    <w:rsid w:val="00CF2D7A"/>
    <w:rsid w:val="00CF327E"/>
    <w:rsid w:val="00CF3CD2"/>
    <w:rsid w:val="00CF47FA"/>
    <w:rsid w:val="00CF4BEC"/>
    <w:rsid w:val="00CF4D4D"/>
    <w:rsid w:val="00CF4E82"/>
    <w:rsid w:val="00CF51BD"/>
    <w:rsid w:val="00CF6B52"/>
    <w:rsid w:val="00CF6E85"/>
    <w:rsid w:val="00CF70B8"/>
    <w:rsid w:val="00CF75FE"/>
    <w:rsid w:val="00CF7694"/>
    <w:rsid w:val="00CF7A3B"/>
    <w:rsid w:val="00CF7B05"/>
    <w:rsid w:val="00D0029F"/>
    <w:rsid w:val="00D00734"/>
    <w:rsid w:val="00D01C8C"/>
    <w:rsid w:val="00D01F91"/>
    <w:rsid w:val="00D02383"/>
    <w:rsid w:val="00D02DF4"/>
    <w:rsid w:val="00D0308D"/>
    <w:rsid w:val="00D03838"/>
    <w:rsid w:val="00D05713"/>
    <w:rsid w:val="00D05D6E"/>
    <w:rsid w:val="00D06FBF"/>
    <w:rsid w:val="00D078FE"/>
    <w:rsid w:val="00D07F4C"/>
    <w:rsid w:val="00D101D8"/>
    <w:rsid w:val="00D10FF0"/>
    <w:rsid w:val="00D12CB6"/>
    <w:rsid w:val="00D12EAF"/>
    <w:rsid w:val="00D148C0"/>
    <w:rsid w:val="00D14A06"/>
    <w:rsid w:val="00D14B32"/>
    <w:rsid w:val="00D14B40"/>
    <w:rsid w:val="00D1571E"/>
    <w:rsid w:val="00D158B3"/>
    <w:rsid w:val="00D158E9"/>
    <w:rsid w:val="00D16C35"/>
    <w:rsid w:val="00D170E4"/>
    <w:rsid w:val="00D17A04"/>
    <w:rsid w:val="00D205D3"/>
    <w:rsid w:val="00D2098F"/>
    <w:rsid w:val="00D22ACC"/>
    <w:rsid w:val="00D22B9C"/>
    <w:rsid w:val="00D238A8"/>
    <w:rsid w:val="00D23A84"/>
    <w:rsid w:val="00D23E65"/>
    <w:rsid w:val="00D24B81"/>
    <w:rsid w:val="00D25AE7"/>
    <w:rsid w:val="00D25AF2"/>
    <w:rsid w:val="00D30DF7"/>
    <w:rsid w:val="00D31708"/>
    <w:rsid w:val="00D32118"/>
    <w:rsid w:val="00D323B2"/>
    <w:rsid w:val="00D32FE0"/>
    <w:rsid w:val="00D333AF"/>
    <w:rsid w:val="00D34477"/>
    <w:rsid w:val="00D347CD"/>
    <w:rsid w:val="00D34D86"/>
    <w:rsid w:val="00D363B3"/>
    <w:rsid w:val="00D369B7"/>
    <w:rsid w:val="00D42972"/>
    <w:rsid w:val="00D42ADB"/>
    <w:rsid w:val="00D42AF7"/>
    <w:rsid w:val="00D43B5E"/>
    <w:rsid w:val="00D43C4F"/>
    <w:rsid w:val="00D44275"/>
    <w:rsid w:val="00D446CE"/>
    <w:rsid w:val="00D44947"/>
    <w:rsid w:val="00D44AFB"/>
    <w:rsid w:val="00D4522B"/>
    <w:rsid w:val="00D4552A"/>
    <w:rsid w:val="00D45980"/>
    <w:rsid w:val="00D45C33"/>
    <w:rsid w:val="00D45C5A"/>
    <w:rsid w:val="00D465F0"/>
    <w:rsid w:val="00D46A90"/>
    <w:rsid w:val="00D50F3D"/>
    <w:rsid w:val="00D51360"/>
    <w:rsid w:val="00D5163E"/>
    <w:rsid w:val="00D5177A"/>
    <w:rsid w:val="00D51FF3"/>
    <w:rsid w:val="00D528BE"/>
    <w:rsid w:val="00D52AFB"/>
    <w:rsid w:val="00D52B75"/>
    <w:rsid w:val="00D538E6"/>
    <w:rsid w:val="00D53A97"/>
    <w:rsid w:val="00D54434"/>
    <w:rsid w:val="00D5480C"/>
    <w:rsid w:val="00D5496F"/>
    <w:rsid w:val="00D552EA"/>
    <w:rsid w:val="00D55365"/>
    <w:rsid w:val="00D57703"/>
    <w:rsid w:val="00D604DC"/>
    <w:rsid w:val="00D6194F"/>
    <w:rsid w:val="00D61C97"/>
    <w:rsid w:val="00D621E3"/>
    <w:rsid w:val="00D6277E"/>
    <w:rsid w:val="00D630F8"/>
    <w:rsid w:val="00D636DE"/>
    <w:rsid w:val="00D63CA5"/>
    <w:rsid w:val="00D63F4C"/>
    <w:rsid w:val="00D64973"/>
    <w:rsid w:val="00D64F61"/>
    <w:rsid w:val="00D6523B"/>
    <w:rsid w:val="00D66188"/>
    <w:rsid w:val="00D66CDB"/>
    <w:rsid w:val="00D673D8"/>
    <w:rsid w:val="00D6742E"/>
    <w:rsid w:val="00D70744"/>
    <w:rsid w:val="00D70A6A"/>
    <w:rsid w:val="00D71DAE"/>
    <w:rsid w:val="00D72725"/>
    <w:rsid w:val="00D72DB9"/>
    <w:rsid w:val="00D738D6"/>
    <w:rsid w:val="00D74154"/>
    <w:rsid w:val="00D74970"/>
    <w:rsid w:val="00D7520B"/>
    <w:rsid w:val="00D755EB"/>
    <w:rsid w:val="00D75A34"/>
    <w:rsid w:val="00D765D0"/>
    <w:rsid w:val="00D771C5"/>
    <w:rsid w:val="00D77866"/>
    <w:rsid w:val="00D77E05"/>
    <w:rsid w:val="00D81950"/>
    <w:rsid w:val="00D8274D"/>
    <w:rsid w:val="00D844E2"/>
    <w:rsid w:val="00D85E70"/>
    <w:rsid w:val="00D87E00"/>
    <w:rsid w:val="00D9003C"/>
    <w:rsid w:val="00D90478"/>
    <w:rsid w:val="00D90890"/>
    <w:rsid w:val="00D90A07"/>
    <w:rsid w:val="00D91221"/>
    <w:rsid w:val="00D9134D"/>
    <w:rsid w:val="00D91A56"/>
    <w:rsid w:val="00D91BDF"/>
    <w:rsid w:val="00D9221E"/>
    <w:rsid w:val="00D92DF1"/>
    <w:rsid w:val="00D933AA"/>
    <w:rsid w:val="00D93476"/>
    <w:rsid w:val="00D93C4E"/>
    <w:rsid w:val="00D95362"/>
    <w:rsid w:val="00D954E0"/>
    <w:rsid w:val="00D95B96"/>
    <w:rsid w:val="00D96EB5"/>
    <w:rsid w:val="00D9746A"/>
    <w:rsid w:val="00D978F2"/>
    <w:rsid w:val="00D979F2"/>
    <w:rsid w:val="00D97F30"/>
    <w:rsid w:val="00DA0712"/>
    <w:rsid w:val="00DA3448"/>
    <w:rsid w:val="00DA4430"/>
    <w:rsid w:val="00DA626A"/>
    <w:rsid w:val="00DA7A03"/>
    <w:rsid w:val="00DB0009"/>
    <w:rsid w:val="00DB0511"/>
    <w:rsid w:val="00DB1818"/>
    <w:rsid w:val="00DB1931"/>
    <w:rsid w:val="00DB1CB5"/>
    <w:rsid w:val="00DB3FB7"/>
    <w:rsid w:val="00DB4127"/>
    <w:rsid w:val="00DB4275"/>
    <w:rsid w:val="00DB440A"/>
    <w:rsid w:val="00DB4476"/>
    <w:rsid w:val="00DB44B4"/>
    <w:rsid w:val="00DB49E1"/>
    <w:rsid w:val="00DB4D28"/>
    <w:rsid w:val="00DB59F2"/>
    <w:rsid w:val="00DB61A0"/>
    <w:rsid w:val="00DB70C2"/>
    <w:rsid w:val="00DB74D5"/>
    <w:rsid w:val="00DC08A5"/>
    <w:rsid w:val="00DC0CA5"/>
    <w:rsid w:val="00DC0DE0"/>
    <w:rsid w:val="00DC18CA"/>
    <w:rsid w:val="00DC1BE2"/>
    <w:rsid w:val="00DC1C05"/>
    <w:rsid w:val="00DC26D7"/>
    <w:rsid w:val="00DC29E4"/>
    <w:rsid w:val="00DC2BDB"/>
    <w:rsid w:val="00DC309B"/>
    <w:rsid w:val="00DC3351"/>
    <w:rsid w:val="00DC3D7A"/>
    <w:rsid w:val="00DC4DA2"/>
    <w:rsid w:val="00DC5225"/>
    <w:rsid w:val="00DC5302"/>
    <w:rsid w:val="00DC5488"/>
    <w:rsid w:val="00DC58E0"/>
    <w:rsid w:val="00DC645F"/>
    <w:rsid w:val="00DC7F8D"/>
    <w:rsid w:val="00DD0BD2"/>
    <w:rsid w:val="00DD0E94"/>
    <w:rsid w:val="00DD0F37"/>
    <w:rsid w:val="00DD1DD9"/>
    <w:rsid w:val="00DD2BA3"/>
    <w:rsid w:val="00DD3B7B"/>
    <w:rsid w:val="00DD3C9B"/>
    <w:rsid w:val="00DD3FED"/>
    <w:rsid w:val="00DD4B7A"/>
    <w:rsid w:val="00DD6552"/>
    <w:rsid w:val="00DD702E"/>
    <w:rsid w:val="00DE1131"/>
    <w:rsid w:val="00DE1A7E"/>
    <w:rsid w:val="00DE1B03"/>
    <w:rsid w:val="00DE1D19"/>
    <w:rsid w:val="00DE2512"/>
    <w:rsid w:val="00DE352F"/>
    <w:rsid w:val="00DE3935"/>
    <w:rsid w:val="00DE3A2E"/>
    <w:rsid w:val="00DE4E1D"/>
    <w:rsid w:val="00DE501F"/>
    <w:rsid w:val="00DE523B"/>
    <w:rsid w:val="00DE570A"/>
    <w:rsid w:val="00DE57D4"/>
    <w:rsid w:val="00DE6931"/>
    <w:rsid w:val="00DE6E6B"/>
    <w:rsid w:val="00DF007E"/>
    <w:rsid w:val="00DF0B95"/>
    <w:rsid w:val="00DF1BD5"/>
    <w:rsid w:val="00DF23B5"/>
    <w:rsid w:val="00DF2C23"/>
    <w:rsid w:val="00DF3F71"/>
    <w:rsid w:val="00DF4601"/>
    <w:rsid w:val="00DF5101"/>
    <w:rsid w:val="00DF51DF"/>
    <w:rsid w:val="00DF5215"/>
    <w:rsid w:val="00DF62CD"/>
    <w:rsid w:val="00DF687F"/>
    <w:rsid w:val="00DF6A12"/>
    <w:rsid w:val="00DF6D90"/>
    <w:rsid w:val="00DF7187"/>
    <w:rsid w:val="00DF79A0"/>
    <w:rsid w:val="00E0046B"/>
    <w:rsid w:val="00E01C31"/>
    <w:rsid w:val="00E02024"/>
    <w:rsid w:val="00E03645"/>
    <w:rsid w:val="00E03C96"/>
    <w:rsid w:val="00E03F2E"/>
    <w:rsid w:val="00E04223"/>
    <w:rsid w:val="00E04912"/>
    <w:rsid w:val="00E049C7"/>
    <w:rsid w:val="00E059F5"/>
    <w:rsid w:val="00E07713"/>
    <w:rsid w:val="00E10207"/>
    <w:rsid w:val="00E105CA"/>
    <w:rsid w:val="00E10D9A"/>
    <w:rsid w:val="00E12BAC"/>
    <w:rsid w:val="00E12C79"/>
    <w:rsid w:val="00E13C17"/>
    <w:rsid w:val="00E13C93"/>
    <w:rsid w:val="00E13FD9"/>
    <w:rsid w:val="00E13FDC"/>
    <w:rsid w:val="00E14005"/>
    <w:rsid w:val="00E15CD1"/>
    <w:rsid w:val="00E16C1C"/>
    <w:rsid w:val="00E17013"/>
    <w:rsid w:val="00E178A5"/>
    <w:rsid w:val="00E2013B"/>
    <w:rsid w:val="00E208C9"/>
    <w:rsid w:val="00E20D08"/>
    <w:rsid w:val="00E20D0B"/>
    <w:rsid w:val="00E20F0F"/>
    <w:rsid w:val="00E2142D"/>
    <w:rsid w:val="00E21F72"/>
    <w:rsid w:val="00E22670"/>
    <w:rsid w:val="00E22BF3"/>
    <w:rsid w:val="00E2361A"/>
    <w:rsid w:val="00E2371C"/>
    <w:rsid w:val="00E23C49"/>
    <w:rsid w:val="00E243DF"/>
    <w:rsid w:val="00E2447D"/>
    <w:rsid w:val="00E24659"/>
    <w:rsid w:val="00E24805"/>
    <w:rsid w:val="00E24AD8"/>
    <w:rsid w:val="00E25A21"/>
    <w:rsid w:val="00E26479"/>
    <w:rsid w:val="00E26DF5"/>
    <w:rsid w:val="00E27E8A"/>
    <w:rsid w:val="00E3112D"/>
    <w:rsid w:val="00E31FA3"/>
    <w:rsid w:val="00E3215D"/>
    <w:rsid w:val="00E321BF"/>
    <w:rsid w:val="00E32793"/>
    <w:rsid w:val="00E34394"/>
    <w:rsid w:val="00E34D4C"/>
    <w:rsid w:val="00E35BF0"/>
    <w:rsid w:val="00E364EC"/>
    <w:rsid w:val="00E36B1E"/>
    <w:rsid w:val="00E3726B"/>
    <w:rsid w:val="00E3739A"/>
    <w:rsid w:val="00E37465"/>
    <w:rsid w:val="00E37CA2"/>
    <w:rsid w:val="00E40996"/>
    <w:rsid w:val="00E409A2"/>
    <w:rsid w:val="00E409EE"/>
    <w:rsid w:val="00E42876"/>
    <w:rsid w:val="00E42897"/>
    <w:rsid w:val="00E42AF6"/>
    <w:rsid w:val="00E42B11"/>
    <w:rsid w:val="00E42FD0"/>
    <w:rsid w:val="00E43A94"/>
    <w:rsid w:val="00E4474F"/>
    <w:rsid w:val="00E4544B"/>
    <w:rsid w:val="00E45CAF"/>
    <w:rsid w:val="00E45EE8"/>
    <w:rsid w:val="00E46A31"/>
    <w:rsid w:val="00E500F0"/>
    <w:rsid w:val="00E5054C"/>
    <w:rsid w:val="00E508CF"/>
    <w:rsid w:val="00E50A7C"/>
    <w:rsid w:val="00E526E1"/>
    <w:rsid w:val="00E53C08"/>
    <w:rsid w:val="00E53C1C"/>
    <w:rsid w:val="00E53E88"/>
    <w:rsid w:val="00E54211"/>
    <w:rsid w:val="00E54B16"/>
    <w:rsid w:val="00E54D07"/>
    <w:rsid w:val="00E55617"/>
    <w:rsid w:val="00E563AF"/>
    <w:rsid w:val="00E5716C"/>
    <w:rsid w:val="00E57560"/>
    <w:rsid w:val="00E57634"/>
    <w:rsid w:val="00E57BAA"/>
    <w:rsid w:val="00E60D8D"/>
    <w:rsid w:val="00E60FA9"/>
    <w:rsid w:val="00E61991"/>
    <w:rsid w:val="00E61B9F"/>
    <w:rsid w:val="00E62B67"/>
    <w:rsid w:val="00E63428"/>
    <w:rsid w:val="00E63826"/>
    <w:rsid w:val="00E641DA"/>
    <w:rsid w:val="00E64EA3"/>
    <w:rsid w:val="00E65777"/>
    <w:rsid w:val="00E65F54"/>
    <w:rsid w:val="00E67472"/>
    <w:rsid w:val="00E7069E"/>
    <w:rsid w:val="00E71A5E"/>
    <w:rsid w:val="00E72832"/>
    <w:rsid w:val="00E73103"/>
    <w:rsid w:val="00E73654"/>
    <w:rsid w:val="00E73DF7"/>
    <w:rsid w:val="00E747C3"/>
    <w:rsid w:val="00E74A1E"/>
    <w:rsid w:val="00E74E43"/>
    <w:rsid w:val="00E74EDD"/>
    <w:rsid w:val="00E7516C"/>
    <w:rsid w:val="00E75E6C"/>
    <w:rsid w:val="00E761D1"/>
    <w:rsid w:val="00E766CE"/>
    <w:rsid w:val="00E76A88"/>
    <w:rsid w:val="00E77645"/>
    <w:rsid w:val="00E821C3"/>
    <w:rsid w:val="00E82C41"/>
    <w:rsid w:val="00E83C7F"/>
    <w:rsid w:val="00E83FA1"/>
    <w:rsid w:val="00E8402E"/>
    <w:rsid w:val="00E8415B"/>
    <w:rsid w:val="00E84568"/>
    <w:rsid w:val="00E8565A"/>
    <w:rsid w:val="00E85D99"/>
    <w:rsid w:val="00E87053"/>
    <w:rsid w:val="00E8718E"/>
    <w:rsid w:val="00E8745C"/>
    <w:rsid w:val="00E87D22"/>
    <w:rsid w:val="00E87D53"/>
    <w:rsid w:val="00E9174F"/>
    <w:rsid w:val="00E91785"/>
    <w:rsid w:val="00E92801"/>
    <w:rsid w:val="00E92BEC"/>
    <w:rsid w:val="00E92F8D"/>
    <w:rsid w:val="00E94244"/>
    <w:rsid w:val="00E94B77"/>
    <w:rsid w:val="00E94F90"/>
    <w:rsid w:val="00E95BFD"/>
    <w:rsid w:val="00E96843"/>
    <w:rsid w:val="00E97D2C"/>
    <w:rsid w:val="00EA03F8"/>
    <w:rsid w:val="00EA3237"/>
    <w:rsid w:val="00EA476F"/>
    <w:rsid w:val="00EA48C3"/>
    <w:rsid w:val="00EA5D83"/>
    <w:rsid w:val="00EA5FF4"/>
    <w:rsid w:val="00EA6313"/>
    <w:rsid w:val="00EA6A44"/>
    <w:rsid w:val="00EB0871"/>
    <w:rsid w:val="00EB1050"/>
    <w:rsid w:val="00EB193D"/>
    <w:rsid w:val="00EB1C0E"/>
    <w:rsid w:val="00EB2329"/>
    <w:rsid w:val="00EB2934"/>
    <w:rsid w:val="00EB2977"/>
    <w:rsid w:val="00EB3364"/>
    <w:rsid w:val="00EB3AF0"/>
    <w:rsid w:val="00EB3BBC"/>
    <w:rsid w:val="00EB4FD4"/>
    <w:rsid w:val="00EB7AA2"/>
    <w:rsid w:val="00EC07CF"/>
    <w:rsid w:val="00EC0F3F"/>
    <w:rsid w:val="00EC1B11"/>
    <w:rsid w:val="00EC1E9E"/>
    <w:rsid w:val="00EC2DF6"/>
    <w:rsid w:val="00EC34BC"/>
    <w:rsid w:val="00EC383B"/>
    <w:rsid w:val="00EC39FB"/>
    <w:rsid w:val="00EC3C2C"/>
    <w:rsid w:val="00EC451E"/>
    <w:rsid w:val="00EC4A25"/>
    <w:rsid w:val="00EC6C0C"/>
    <w:rsid w:val="00EC6CFC"/>
    <w:rsid w:val="00EC7566"/>
    <w:rsid w:val="00EC76B8"/>
    <w:rsid w:val="00ED016E"/>
    <w:rsid w:val="00ED08B2"/>
    <w:rsid w:val="00ED0CA0"/>
    <w:rsid w:val="00ED1EED"/>
    <w:rsid w:val="00ED219B"/>
    <w:rsid w:val="00ED2299"/>
    <w:rsid w:val="00ED24C1"/>
    <w:rsid w:val="00ED3E35"/>
    <w:rsid w:val="00ED5BF4"/>
    <w:rsid w:val="00ED5DA5"/>
    <w:rsid w:val="00ED6048"/>
    <w:rsid w:val="00ED679F"/>
    <w:rsid w:val="00ED698C"/>
    <w:rsid w:val="00ED69CC"/>
    <w:rsid w:val="00ED6EA4"/>
    <w:rsid w:val="00ED7108"/>
    <w:rsid w:val="00ED7288"/>
    <w:rsid w:val="00ED778E"/>
    <w:rsid w:val="00EE087A"/>
    <w:rsid w:val="00EE22E4"/>
    <w:rsid w:val="00EE264F"/>
    <w:rsid w:val="00EE27AC"/>
    <w:rsid w:val="00EE28C4"/>
    <w:rsid w:val="00EE2FA8"/>
    <w:rsid w:val="00EE39AA"/>
    <w:rsid w:val="00EE3CF6"/>
    <w:rsid w:val="00EE427F"/>
    <w:rsid w:val="00EE4844"/>
    <w:rsid w:val="00EE50EA"/>
    <w:rsid w:val="00EE54A9"/>
    <w:rsid w:val="00EE6C7A"/>
    <w:rsid w:val="00EE7DC7"/>
    <w:rsid w:val="00EF04F7"/>
    <w:rsid w:val="00EF07AE"/>
    <w:rsid w:val="00EF3213"/>
    <w:rsid w:val="00EF3222"/>
    <w:rsid w:val="00EF3739"/>
    <w:rsid w:val="00EF4627"/>
    <w:rsid w:val="00EF4868"/>
    <w:rsid w:val="00EF4F2C"/>
    <w:rsid w:val="00EF52BF"/>
    <w:rsid w:val="00EF552E"/>
    <w:rsid w:val="00EF5FC5"/>
    <w:rsid w:val="00EF7155"/>
    <w:rsid w:val="00EF785E"/>
    <w:rsid w:val="00F00A36"/>
    <w:rsid w:val="00F00F8D"/>
    <w:rsid w:val="00F02583"/>
    <w:rsid w:val="00F025A2"/>
    <w:rsid w:val="00F02B83"/>
    <w:rsid w:val="00F030F4"/>
    <w:rsid w:val="00F03D6F"/>
    <w:rsid w:val="00F0404D"/>
    <w:rsid w:val="00F046AE"/>
    <w:rsid w:val="00F05276"/>
    <w:rsid w:val="00F05788"/>
    <w:rsid w:val="00F05AC3"/>
    <w:rsid w:val="00F06EF4"/>
    <w:rsid w:val="00F10B80"/>
    <w:rsid w:val="00F11813"/>
    <w:rsid w:val="00F14E45"/>
    <w:rsid w:val="00F167E6"/>
    <w:rsid w:val="00F17339"/>
    <w:rsid w:val="00F20423"/>
    <w:rsid w:val="00F20433"/>
    <w:rsid w:val="00F215FC"/>
    <w:rsid w:val="00F21D0D"/>
    <w:rsid w:val="00F21F87"/>
    <w:rsid w:val="00F2220E"/>
    <w:rsid w:val="00F223B3"/>
    <w:rsid w:val="00F22EC7"/>
    <w:rsid w:val="00F23247"/>
    <w:rsid w:val="00F23D88"/>
    <w:rsid w:val="00F2432B"/>
    <w:rsid w:val="00F24E50"/>
    <w:rsid w:val="00F24F63"/>
    <w:rsid w:val="00F25CCD"/>
    <w:rsid w:val="00F261E1"/>
    <w:rsid w:val="00F27198"/>
    <w:rsid w:val="00F304E6"/>
    <w:rsid w:val="00F3092F"/>
    <w:rsid w:val="00F30F35"/>
    <w:rsid w:val="00F314EA"/>
    <w:rsid w:val="00F321AE"/>
    <w:rsid w:val="00F32436"/>
    <w:rsid w:val="00F3246A"/>
    <w:rsid w:val="00F32C31"/>
    <w:rsid w:val="00F32E20"/>
    <w:rsid w:val="00F35164"/>
    <w:rsid w:val="00F35881"/>
    <w:rsid w:val="00F35C8C"/>
    <w:rsid w:val="00F35D61"/>
    <w:rsid w:val="00F36136"/>
    <w:rsid w:val="00F365B4"/>
    <w:rsid w:val="00F370D3"/>
    <w:rsid w:val="00F37857"/>
    <w:rsid w:val="00F37D08"/>
    <w:rsid w:val="00F37D0B"/>
    <w:rsid w:val="00F40062"/>
    <w:rsid w:val="00F4149B"/>
    <w:rsid w:val="00F42BE9"/>
    <w:rsid w:val="00F43309"/>
    <w:rsid w:val="00F43AF3"/>
    <w:rsid w:val="00F44713"/>
    <w:rsid w:val="00F44B25"/>
    <w:rsid w:val="00F44E9D"/>
    <w:rsid w:val="00F46BFD"/>
    <w:rsid w:val="00F474CA"/>
    <w:rsid w:val="00F47F0E"/>
    <w:rsid w:val="00F505D3"/>
    <w:rsid w:val="00F50F42"/>
    <w:rsid w:val="00F50FD2"/>
    <w:rsid w:val="00F539E0"/>
    <w:rsid w:val="00F53B15"/>
    <w:rsid w:val="00F53C04"/>
    <w:rsid w:val="00F549F4"/>
    <w:rsid w:val="00F54BC6"/>
    <w:rsid w:val="00F55E4A"/>
    <w:rsid w:val="00F56471"/>
    <w:rsid w:val="00F6076B"/>
    <w:rsid w:val="00F60AF5"/>
    <w:rsid w:val="00F610D5"/>
    <w:rsid w:val="00F619AF"/>
    <w:rsid w:val="00F61EA7"/>
    <w:rsid w:val="00F624D0"/>
    <w:rsid w:val="00F6308B"/>
    <w:rsid w:val="00F653B8"/>
    <w:rsid w:val="00F65558"/>
    <w:rsid w:val="00F660E4"/>
    <w:rsid w:val="00F67F04"/>
    <w:rsid w:val="00F70286"/>
    <w:rsid w:val="00F70893"/>
    <w:rsid w:val="00F70E5D"/>
    <w:rsid w:val="00F715C9"/>
    <w:rsid w:val="00F730D2"/>
    <w:rsid w:val="00F73611"/>
    <w:rsid w:val="00F75588"/>
    <w:rsid w:val="00F7582F"/>
    <w:rsid w:val="00F75F53"/>
    <w:rsid w:val="00F76134"/>
    <w:rsid w:val="00F76A41"/>
    <w:rsid w:val="00F80505"/>
    <w:rsid w:val="00F80595"/>
    <w:rsid w:val="00F80883"/>
    <w:rsid w:val="00F816C9"/>
    <w:rsid w:val="00F81A5C"/>
    <w:rsid w:val="00F82B5E"/>
    <w:rsid w:val="00F834ED"/>
    <w:rsid w:val="00F83BE3"/>
    <w:rsid w:val="00F83D67"/>
    <w:rsid w:val="00F84CBE"/>
    <w:rsid w:val="00F85700"/>
    <w:rsid w:val="00F85D9B"/>
    <w:rsid w:val="00F8614E"/>
    <w:rsid w:val="00F86FAE"/>
    <w:rsid w:val="00F87113"/>
    <w:rsid w:val="00F87B08"/>
    <w:rsid w:val="00F87B20"/>
    <w:rsid w:val="00F9220C"/>
    <w:rsid w:val="00F92295"/>
    <w:rsid w:val="00F929DA"/>
    <w:rsid w:val="00F931BD"/>
    <w:rsid w:val="00F934E0"/>
    <w:rsid w:val="00F93FB3"/>
    <w:rsid w:val="00F94C74"/>
    <w:rsid w:val="00F94E83"/>
    <w:rsid w:val="00F953B7"/>
    <w:rsid w:val="00F956C7"/>
    <w:rsid w:val="00F960E0"/>
    <w:rsid w:val="00F977D7"/>
    <w:rsid w:val="00F9790B"/>
    <w:rsid w:val="00F97931"/>
    <w:rsid w:val="00FA06A3"/>
    <w:rsid w:val="00FA1266"/>
    <w:rsid w:val="00FA2891"/>
    <w:rsid w:val="00FA3188"/>
    <w:rsid w:val="00FA3F5C"/>
    <w:rsid w:val="00FA4082"/>
    <w:rsid w:val="00FA4403"/>
    <w:rsid w:val="00FA4C91"/>
    <w:rsid w:val="00FA5B3B"/>
    <w:rsid w:val="00FA68C3"/>
    <w:rsid w:val="00FA75E0"/>
    <w:rsid w:val="00FA7EB5"/>
    <w:rsid w:val="00FB085E"/>
    <w:rsid w:val="00FB0A9B"/>
    <w:rsid w:val="00FB0E0E"/>
    <w:rsid w:val="00FB1C3E"/>
    <w:rsid w:val="00FB33C4"/>
    <w:rsid w:val="00FB3526"/>
    <w:rsid w:val="00FB35CC"/>
    <w:rsid w:val="00FB3D89"/>
    <w:rsid w:val="00FB44E6"/>
    <w:rsid w:val="00FB4CC1"/>
    <w:rsid w:val="00FB5A0D"/>
    <w:rsid w:val="00FB73A6"/>
    <w:rsid w:val="00FB7593"/>
    <w:rsid w:val="00FB7A03"/>
    <w:rsid w:val="00FC02AF"/>
    <w:rsid w:val="00FC02FC"/>
    <w:rsid w:val="00FC0A02"/>
    <w:rsid w:val="00FC0A56"/>
    <w:rsid w:val="00FC1192"/>
    <w:rsid w:val="00FC14FF"/>
    <w:rsid w:val="00FC2DE9"/>
    <w:rsid w:val="00FC3C82"/>
    <w:rsid w:val="00FC50A9"/>
    <w:rsid w:val="00FC50FB"/>
    <w:rsid w:val="00FC51FC"/>
    <w:rsid w:val="00FC5289"/>
    <w:rsid w:val="00FC59FB"/>
    <w:rsid w:val="00FC6991"/>
    <w:rsid w:val="00FC7783"/>
    <w:rsid w:val="00FC7B88"/>
    <w:rsid w:val="00FD003A"/>
    <w:rsid w:val="00FD0B6D"/>
    <w:rsid w:val="00FD2170"/>
    <w:rsid w:val="00FD2298"/>
    <w:rsid w:val="00FD23DF"/>
    <w:rsid w:val="00FD27A7"/>
    <w:rsid w:val="00FD3392"/>
    <w:rsid w:val="00FD49F2"/>
    <w:rsid w:val="00FD5118"/>
    <w:rsid w:val="00FD54AF"/>
    <w:rsid w:val="00FD5D4E"/>
    <w:rsid w:val="00FD61F6"/>
    <w:rsid w:val="00FE0F84"/>
    <w:rsid w:val="00FE10E8"/>
    <w:rsid w:val="00FE19E8"/>
    <w:rsid w:val="00FE1C9E"/>
    <w:rsid w:val="00FE1FEF"/>
    <w:rsid w:val="00FE200B"/>
    <w:rsid w:val="00FE265D"/>
    <w:rsid w:val="00FE270C"/>
    <w:rsid w:val="00FE4791"/>
    <w:rsid w:val="00FE4CEA"/>
    <w:rsid w:val="00FE4EAE"/>
    <w:rsid w:val="00FE5271"/>
    <w:rsid w:val="00FE59A5"/>
    <w:rsid w:val="00FE5DD5"/>
    <w:rsid w:val="00FE5FB8"/>
    <w:rsid w:val="00FE6073"/>
    <w:rsid w:val="00FF0687"/>
    <w:rsid w:val="00FF0817"/>
    <w:rsid w:val="00FF08E4"/>
    <w:rsid w:val="00FF0E39"/>
    <w:rsid w:val="00FF11B0"/>
    <w:rsid w:val="00FF3039"/>
    <w:rsid w:val="00FF33D2"/>
    <w:rsid w:val="00FF3C92"/>
    <w:rsid w:val="00FF4EB5"/>
    <w:rsid w:val="00FF53F5"/>
    <w:rsid w:val="00FF6500"/>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C1E45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iPriority="35" w:unhideWhenUsed="1" w:qFormat="1"/>
    <w:lsdException w:name="annotation reference" w:uiPriority="99" w:qFormat="1"/>
    <w:lsdException w:name="Title" w:qFormat="1"/>
    <w:lsdException w:name="Subtitle" w:qFormat="1"/>
    <w:lsdException w:name="Strong" w:qFormat="1"/>
    <w:lsdException w:name="Emphasis" w:qFormat="1"/>
    <w:lsdException w:name="Normal (Web)" w:uiPriority="99"/>
    <w:lsdException w:name="HTML Definition"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0893"/>
    <w:pPr>
      <w:spacing w:after="180"/>
    </w:pPr>
  </w:style>
  <w:style w:type="paragraph" w:styleId="1">
    <w:name w:val="heading 1"/>
    <w:next w:val="a"/>
    <w:link w:val="10"/>
    <w:qFormat/>
    <w:pPr>
      <w:keepNext/>
      <w:keepLines/>
      <w:numPr>
        <w:numId w:val="3"/>
      </w:numPr>
      <w:pBdr>
        <w:top w:val="single" w:sz="12" w:space="3" w:color="auto"/>
      </w:pBdr>
      <w:spacing w:before="240" w:after="180"/>
      <w:outlineLvl w:val="0"/>
    </w:pPr>
    <w:rPr>
      <w:rFonts w:ascii="Arial" w:hAnsi="Arial"/>
      <w:sz w:val="36"/>
      <w:lang w:val="en-GB"/>
    </w:rPr>
  </w:style>
  <w:style w:type="paragraph" w:styleId="2">
    <w:name w:val="heading 2"/>
    <w:basedOn w:val="1"/>
    <w:next w:val="a"/>
    <w:qFormat/>
    <w:pPr>
      <w:numPr>
        <w:ilvl w:val="1"/>
      </w:numPr>
      <w:pBdr>
        <w:top w:val="none" w:sz="0" w:space="0" w:color="auto"/>
      </w:pBdr>
      <w:spacing w:before="180"/>
      <w:outlineLvl w:val="1"/>
    </w:pPr>
    <w:rPr>
      <w:sz w:val="32"/>
    </w:rPr>
  </w:style>
  <w:style w:type="paragraph" w:styleId="3">
    <w:name w:val="heading 3"/>
    <w:basedOn w:val="2"/>
    <w:next w:val="a"/>
    <w:link w:val="30"/>
    <w:qFormat/>
    <w:pPr>
      <w:numPr>
        <w:ilvl w:val="2"/>
      </w:numPr>
      <w:spacing w:before="120"/>
      <w:outlineLvl w:val="2"/>
    </w:pPr>
    <w:rPr>
      <w:sz w:val="28"/>
    </w:rPr>
  </w:style>
  <w:style w:type="paragraph" w:styleId="4">
    <w:name w:val="heading 4"/>
    <w:basedOn w:val="3"/>
    <w:next w:val="a"/>
    <w:link w:val="40"/>
    <w:qFormat/>
    <w:pPr>
      <w:numPr>
        <w:ilvl w:val="3"/>
      </w:numPr>
      <w:outlineLvl w:val="3"/>
    </w:pPr>
    <w:rPr>
      <w:sz w:val="24"/>
    </w:rPr>
  </w:style>
  <w:style w:type="paragraph" w:styleId="5">
    <w:name w:val="heading 5"/>
    <w:basedOn w:val="4"/>
    <w:next w:val="a"/>
    <w:link w:val="50"/>
    <w:qFormat/>
    <w:pPr>
      <w:numPr>
        <w:ilvl w:val="4"/>
      </w:numPr>
      <w:outlineLvl w:val="4"/>
    </w:pPr>
    <w:rPr>
      <w:sz w:val="22"/>
    </w:rPr>
  </w:style>
  <w:style w:type="paragraph" w:styleId="6">
    <w:name w:val="heading 6"/>
    <w:basedOn w:val="H6"/>
    <w:next w:val="a"/>
    <w:qFormat/>
    <w:pPr>
      <w:numPr>
        <w:ilvl w:val="5"/>
        <w:numId w:val="3"/>
      </w:numPr>
      <w:outlineLvl w:val="5"/>
    </w:pPr>
  </w:style>
  <w:style w:type="paragraph" w:styleId="7">
    <w:name w:val="heading 7"/>
    <w:basedOn w:val="H6"/>
    <w:next w:val="a"/>
    <w:qFormat/>
    <w:pPr>
      <w:numPr>
        <w:ilvl w:val="6"/>
        <w:numId w:val="3"/>
      </w:numPr>
      <w:outlineLvl w:val="6"/>
    </w:pPr>
  </w:style>
  <w:style w:type="paragraph" w:styleId="8">
    <w:name w:val="heading 8"/>
    <w:basedOn w:val="1"/>
    <w:next w:val="a"/>
    <w:qFormat/>
    <w:pPr>
      <w:numPr>
        <w:ilvl w:val="7"/>
      </w:numPr>
      <w:outlineLvl w:val="7"/>
    </w:pPr>
  </w:style>
  <w:style w:type="paragraph" w:styleId="9">
    <w:name w:val="heading 9"/>
    <w:basedOn w:val="8"/>
    <w:next w:val="a"/>
    <w:qFormat/>
    <w:pPr>
      <w:numPr>
        <w:ilvl w:val="8"/>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pPr>
      <w:numPr>
        <w:numId w:val="0"/>
      </w:num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a4">
    <w:name w:val="footer"/>
    <w:basedOn w:val="a3"/>
    <w:link w:val="a5"/>
    <w:pPr>
      <w:jc w:val="center"/>
    </w:pPr>
    <w:rPr>
      <w:i/>
    </w:rPr>
  </w:style>
  <w:style w:type="paragraph" w:customStyle="1" w:styleId="TT">
    <w:name w:val="TT"/>
    <w:basedOn w:val="1"/>
    <w:next w:val="a"/>
    <w:pPr>
      <w:numPr>
        <w:numId w:val="0"/>
      </w:numPr>
      <w:outlineLvl w:val="9"/>
    </w:pPr>
  </w:style>
  <w:style w:type="paragraph" w:customStyle="1" w:styleId="NF">
    <w:name w:val="NF"/>
    <w:basedOn w:val="NO"/>
    <w:pPr>
      <w:keepNext/>
      <w:spacing w:after="0"/>
    </w:pPr>
    <w:rPr>
      <w:rFonts w:ascii="Arial" w:hAnsi="Arial"/>
      <w:sz w:val="18"/>
    </w:rPr>
  </w:style>
  <w:style w:type="paragraph" w:customStyle="1" w:styleId="NO">
    <w:name w:val="NO"/>
    <w:basedOn w:val="a"/>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a"/>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a"/>
    <w:link w:val="EXChar"/>
    <w:pPr>
      <w:keepLines/>
      <w:ind w:left="1702" w:hanging="1418"/>
    </w:p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a"/>
    <w:link w:val="B1Char"/>
    <w:qFormat/>
    <w:pPr>
      <w:ind w:left="568" w:hanging="284"/>
    </w:pPr>
    <w:rPr>
      <w:lang w:eastAsia="x-none"/>
    </w:rPr>
  </w:style>
  <w:style w:type="paragraph" w:styleId="TOC6">
    <w:name w:val="toc 6"/>
    <w:basedOn w:val="TOC5"/>
    <w:next w:val="a"/>
    <w:uiPriority w:val="39"/>
    <w:pPr>
      <w:ind w:left="1985" w:hanging="1985"/>
    </w:pPr>
  </w:style>
  <w:style w:type="paragraph" w:styleId="TOC7">
    <w:name w:val="toc 7"/>
    <w:basedOn w:val="TOC6"/>
    <w:next w:val="a"/>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a"/>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a"/>
    <w:link w:val="B2Car"/>
    <w:pPr>
      <w:ind w:left="851" w:hanging="284"/>
    </w:pPr>
  </w:style>
  <w:style w:type="paragraph" w:customStyle="1" w:styleId="B3">
    <w:name w:val="B3"/>
    <w:basedOn w:val="a"/>
    <w:link w:val="B3Char"/>
    <w:pPr>
      <w:ind w:left="1135" w:hanging="284"/>
    </w:pPr>
  </w:style>
  <w:style w:type="paragraph" w:customStyle="1" w:styleId="B4">
    <w:name w:val="B4"/>
    <w:basedOn w:val="a"/>
    <w:pPr>
      <w:ind w:left="1418" w:hanging="284"/>
    </w:pPr>
  </w:style>
  <w:style w:type="paragraph" w:customStyle="1" w:styleId="B5">
    <w:name w:val="B5"/>
    <w:basedOn w:val="a"/>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a"/>
    <w:rPr>
      <w:i/>
      <w:color w:val="0000FF"/>
    </w:rPr>
  </w:style>
  <w:style w:type="paragraph" w:styleId="a6">
    <w:name w:val="Balloon Text"/>
    <w:basedOn w:val="a"/>
    <w:link w:val="a7"/>
    <w:rsid w:val="00964CD2"/>
    <w:pPr>
      <w:spacing w:after="0"/>
    </w:pPr>
    <w:rPr>
      <w:rFonts w:ascii="Segoe UI" w:hAnsi="Segoe UI" w:cs="Segoe UI"/>
      <w:sz w:val="18"/>
      <w:szCs w:val="18"/>
      <w:lang w:eastAsia="x-none"/>
    </w:rPr>
  </w:style>
  <w:style w:type="character" w:customStyle="1" w:styleId="a7">
    <w:name w:val="批注框文本 字符"/>
    <w:link w:val="a6"/>
    <w:rsid w:val="00964CD2"/>
    <w:rPr>
      <w:rFonts w:ascii="Segoe UI" w:hAnsi="Segoe UI" w:cs="Segoe UI"/>
      <w:sz w:val="18"/>
      <w:szCs w:val="18"/>
      <w:lang w:val="en-GB" w:bidi="ar-SA"/>
    </w:rPr>
  </w:style>
  <w:style w:type="character" w:styleId="a8">
    <w:name w:val="Hyperlink"/>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rsid w:val="0068401A"/>
    <w:rPr>
      <w:rFonts w:ascii="Arial" w:hAnsi="Arial"/>
      <w:sz w:val="18"/>
      <w:lang w:val="en-GB" w:eastAsia="en-US"/>
    </w:rPr>
  </w:style>
  <w:style w:type="character" w:styleId="a9">
    <w:name w:val="annotation reference"/>
    <w:uiPriority w:val="99"/>
    <w:qFormat/>
    <w:rsid w:val="0086352E"/>
    <w:rPr>
      <w:sz w:val="16"/>
      <w:szCs w:val="16"/>
    </w:rPr>
  </w:style>
  <w:style w:type="paragraph" w:styleId="aa">
    <w:name w:val="annotation text"/>
    <w:basedOn w:val="a"/>
    <w:link w:val="ab"/>
    <w:uiPriority w:val="99"/>
    <w:rsid w:val="0086352E"/>
  </w:style>
  <w:style w:type="character" w:customStyle="1" w:styleId="ab">
    <w:name w:val="批注文字 字符"/>
    <w:link w:val="aa"/>
    <w:uiPriority w:val="99"/>
    <w:rsid w:val="0086352E"/>
    <w:rPr>
      <w:lang w:val="en-GB" w:eastAsia="en-US"/>
    </w:rPr>
  </w:style>
  <w:style w:type="paragraph" w:styleId="ac">
    <w:name w:val="annotation subject"/>
    <w:basedOn w:val="aa"/>
    <w:next w:val="aa"/>
    <w:link w:val="ad"/>
    <w:rsid w:val="0086352E"/>
    <w:rPr>
      <w:b/>
      <w:bCs/>
    </w:rPr>
  </w:style>
  <w:style w:type="character" w:customStyle="1" w:styleId="ad">
    <w:name w:val="批注主题 字符"/>
    <w:link w:val="ac"/>
    <w:rsid w:val="0086352E"/>
    <w:rPr>
      <w:b/>
      <w:bCs/>
      <w:lang w:val="en-GB" w:eastAsia="en-US"/>
    </w:rPr>
  </w:style>
  <w:style w:type="paragraph" w:styleId="ae">
    <w:name w:val="List Paragraph"/>
    <w:aliases w:val="参考文献,符号列表,·ûºÅÁÐ±í,¡¤?o?¨¢D¡À¨ª,?¡è?o?¡§¡éD?¨¤¡§a,??¨¨?o??¡ì?¨¦D?¡§¡è?¡ìa,??¡§¡§?o???¨¬?¡§|D??¡ì?¨¨??¨¬a,???¡ì?¡ì?o???¡§???¡ì|D???¨¬?¡§¡§??¡§?a,????¨¬??¨¬?o????¡ì????¨¬|D???¡§???¡ì?¡ì???¡ì?a,?,lp1,List Paragraph1,·?o?áD±í,áD3?????2"/>
    <w:basedOn w:val="a"/>
    <w:link w:val="af"/>
    <w:uiPriority w:val="34"/>
    <w:qFormat/>
    <w:rsid w:val="00114664"/>
    <w:pPr>
      <w:spacing w:after="0"/>
      <w:ind w:left="720"/>
    </w:pPr>
    <w:rPr>
      <w:rFonts w:ascii="Calibri" w:eastAsia="MS PGothic" w:hAnsi="Calibri" w:cs="MS PGothic"/>
      <w:sz w:val="22"/>
      <w:szCs w:val="22"/>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color w:val="FF0000"/>
      <w:lang w:val="en-GB" w:eastAsia="x-none"/>
    </w:rPr>
  </w:style>
  <w:style w:type="table" w:styleId="af0">
    <w:name w:val="Table Grid"/>
    <w:basedOn w:val="a1"/>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0">
    <w:name w:val="Table Grid 8"/>
    <w:basedOn w:val="a1"/>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1">
    <w:name w:val="Table Professional"/>
    <w:basedOn w:val="a1"/>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2">
    <w:name w:val="Normal (Web)"/>
    <w:basedOn w:val="a"/>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a1"/>
    <w:next w:val="2-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2-4">
    <w:name w:val="Grid Table 2 Accent 4"/>
    <w:basedOn w:val="a1"/>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af3">
    <w:name w:val="Revision"/>
    <w:hidden/>
    <w:uiPriority w:val="99"/>
    <w:semiHidden/>
    <w:rsid w:val="00F9790B"/>
  </w:style>
  <w:style w:type="paragraph" w:styleId="af4">
    <w:name w:val="caption"/>
    <w:basedOn w:val="a"/>
    <w:next w:val="a"/>
    <w:uiPriority w:val="35"/>
    <w:unhideWhenUsed/>
    <w:qFormat/>
    <w:rsid w:val="008729F3"/>
    <w:rPr>
      <w:b/>
      <w:bCs/>
    </w:rPr>
  </w:style>
  <w:style w:type="table" w:styleId="af5">
    <w:name w:val="Light List"/>
    <w:basedOn w:val="a1"/>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af6">
    <w:name w:val="line number"/>
    <w:rsid w:val="00C90F0C"/>
  </w:style>
  <w:style w:type="paragraph" w:styleId="af7">
    <w:name w:val="No Spacing"/>
    <w:link w:val="af8"/>
    <w:uiPriority w:val="1"/>
    <w:qFormat/>
    <w:rsid w:val="001300C4"/>
    <w:rPr>
      <w:rFonts w:ascii="Calibri" w:hAnsi="Calibri"/>
      <w:sz w:val="22"/>
      <w:szCs w:val="22"/>
    </w:rPr>
  </w:style>
  <w:style w:type="character" w:customStyle="1" w:styleId="af8">
    <w:name w:val="无间隔 字符"/>
    <w:link w:val="af7"/>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a5">
    <w:name w:val="页脚 字符"/>
    <w:link w:val="a4"/>
    <w:rsid w:val="00E62B67"/>
    <w:rPr>
      <w:rFonts w:ascii="Arial" w:hAnsi="Arial"/>
      <w:b/>
      <w:i/>
      <w:noProof/>
      <w:sz w:val="18"/>
      <w:lang w:val="en-GB"/>
    </w:rPr>
  </w:style>
  <w:style w:type="paragraph" w:styleId="af9">
    <w:name w:val="footnote text"/>
    <w:basedOn w:val="a"/>
    <w:link w:val="afa"/>
    <w:rsid w:val="00A75F44"/>
    <w:pPr>
      <w:spacing w:after="240"/>
      <w:ind w:left="1106"/>
    </w:pPr>
    <w:rPr>
      <w:rFonts w:ascii="Arial" w:eastAsia="MS Mincho" w:hAnsi="Arial"/>
      <w:lang w:eastAsia="de-DE"/>
    </w:rPr>
  </w:style>
  <w:style w:type="character" w:customStyle="1" w:styleId="afa">
    <w:name w:val="脚注文本 字符"/>
    <w:link w:val="af9"/>
    <w:rsid w:val="00A75F44"/>
    <w:rPr>
      <w:rFonts w:ascii="Arial" w:eastAsia="MS Mincho" w:hAnsi="Arial"/>
      <w:lang w:eastAsia="de-DE"/>
    </w:rPr>
  </w:style>
  <w:style w:type="character" w:styleId="afb">
    <w:name w:val="footnote reference"/>
    <w:rsid w:val="00A75F44"/>
    <w:rPr>
      <w:vertAlign w:val="superscript"/>
    </w:rPr>
  </w:style>
  <w:style w:type="character" w:customStyle="1" w:styleId="B3Char">
    <w:name w:val="B3 Char"/>
    <w:link w:val="B3"/>
    <w:rsid w:val="000E12C5"/>
  </w:style>
  <w:style w:type="character" w:customStyle="1" w:styleId="fontstyle21">
    <w:name w:val="fontstyle21"/>
    <w:basedOn w:val="a0"/>
    <w:rsid w:val="003111CD"/>
    <w:rPr>
      <w:rFonts w:ascii="TimesNewRomanPSMT" w:hAnsi="TimesNewRomanPSMT" w:hint="default"/>
      <w:b w:val="0"/>
      <w:bCs w:val="0"/>
      <w:i w:val="0"/>
      <w:iCs w:val="0"/>
      <w:color w:val="000000"/>
      <w:sz w:val="20"/>
      <w:szCs w:val="20"/>
    </w:rPr>
  </w:style>
  <w:style w:type="table" w:styleId="4-1">
    <w:name w:val="Grid Table 4 Accent 1"/>
    <w:basedOn w:val="a1"/>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5">
    <w:name w:val="Grid Table 5 Dark Accent 5"/>
    <w:basedOn w:val="a1"/>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40">
    <w:name w:val="标题 4 字符"/>
    <w:basedOn w:val="a0"/>
    <w:link w:val="4"/>
    <w:rsid w:val="00FF0687"/>
    <w:rPr>
      <w:rFonts w:ascii="Arial" w:hAnsi="Arial"/>
      <w:sz w:val="24"/>
      <w:lang w:val="en-GB"/>
    </w:rPr>
  </w:style>
  <w:style w:type="character" w:customStyle="1" w:styleId="30">
    <w:name w:val="标题 3 字符"/>
    <w:basedOn w:val="a0"/>
    <w:link w:val="3"/>
    <w:rsid w:val="000D1AE1"/>
    <w:rPr>
      <w:rFonts w:ascii="Arial" w:hAnsi="Arial"/>
      <w:sz w:val="28"/>
      <w:lang w:val="en-GB"/>
    </w:rPr>
  </w:style>
  <w:style w:type="character" w:customStyle="1" w:styleId="10">
    <w:name w:val="标题 1 字符"/>
    <w:basedOn w:val="a0"/>
    <w:link w:val="1"/>
    <w:uiPriority w:val="9"/>
    <w:rsid w:val="0033727E"/>
    <w:rPr>
      <w:rFonts w:ascii="Arial" w:hAnsi="Arial"/>
      <w:sz w:val="36"/>
      <w:lang w:val="en-GB"/>
    </w:rPr>
  </w:style>
  <w:style w:type="character" w:customStyle="1" w:styleId="50">
    <w:name w:val="标题 5 字符"/>
    <w:basedOn w:val="a0"/>
    <w:link w:val="5"/>
    <w:rsid w:val="00252E85"/>
    <w:rPr>
      <w:rFonts w:ascii="Arial" w:hAnsi="Arial"/>
      <w:sz w:val="22"/>
      <w:lang w:val="en-GB"/>
    </w:rPr>
  </w:style>
  <w:style w:type="paragraph" w:customStyle="1" w:styleId="PatentNumbering1">
    <w:name w:val="Patent Numbering 1"/>
    <w:aliases w:val="pn1"/>
    <w:basedOn w:val="a"/>
    <w:rsid w:val="006F012B"/>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af4"/>
    <w:qFormat/>
    <w:rsid w:val="00F70893"/>
    <w:pPr>
      <w:spacing w:after="120"/>
      <w:jc w:val="center"/>
    </w:pPr>
  </w:style>
  <w:style w:type="character" w:customStyle="1" w:styleId="fontstyle01">
    <w:name w:val="fontstyle01"/>
    <w:basedOn w:val="a0"/>
    <w:rsid w:val="00212157"/>
    <w:rPr>
      <w:rFonts w:ascii="TimesNewRomanPSMT" w:hAnsi="TimesNewRomanPSMT" w:hint="default"/>
      <w:b w:val="0"/>
      <w:bCs w:val="0"/>
      <w:i w:val="0"/>
      <w:iCs w:val="0"/>
      <w:color w:val="000000"/>
      <w:sz w:val="20"/>
      <w:szCs w:val="20"/>
    </w:rPr>
  </w:style>
  <w:style w:type="paragraph" w:customStyle="1" w:styleId="Default">
    <w:name w:val="Default"/>
    <w:rsid w:val="00BA1687"/>
    <w:pPr>
      <w:autoSpaceDE w:val="0"/>
      <w:autoSpaceDN w:val="0"/>
      <w:adjustRightInd w:val="0"/>
    </w:pPr>
    <w:rPr>
      <w:rFonts w:ascii="Arial" w:hAnsi="Arial" w:cs="Arial"/>
      <w:color w:val="000000"/>
      <w:sz w:val="24"/>
      <w:szCs w:val="24"/>
    </w:rPr>
  </w:style>
  <w:style w:type="character" w:customStyle="1" w:styleId="B2Car">
    <w:name w:val="B2 Car"/>
    <w:link w:val="B2"/>
    <w:rsid w:val="00F02583"/>
  </w:style>
  <w:style w:type="character" w:customStyle="1" w:styleId="UnresolvedMention2">
    <w:name w:val="Unresolved Mention2"/>
    <w:basedOn w:val="a0"/>
    <w:uiPriority w:val="99"/>
    <w:semiHidden/>
    <w:unhideWhenUsed/>
    <w:rsid w:val="00E821C3"/>
    <w:rPr>
      <w:color w:val="605E5C"/>
      <w:shd w:val="clear" w:color="auto" w:fill="E1DFDD"/>
    </w:rPr>
  </w:style>
  <w:style w:type="paragraph" w:styleId="afc">
    <w:name w:val="Bibliography"/>
    <w:basedOn w:val="a"/>
    <w:next w:val="a"/>
    <w:uiPriority w:val="37"/>
    <w:unhideWhenUsed/>
    <w:rsid w:val="00E821C3"/>
  </w:style>
  <w:style w:type="character" w:customStyle="1" w:styleId="EXChar">
    <w:name w:val="EX Char"/>
    <w:link w:val="EX"/>
    <w:locked/>
    <w:rsid w:val="00E059F5"/>
  </w:style>
  <w:style w:type="paragraph" w:customStyle="1" w:styleId="Style1">
    <w:name w:val="Style1"/>
    <w:basedOn w:val="B1"/>
    <w:link w:val="Style1Char"/>
    <w:qFormat/>
    <w:rsid w:val="00D22ACC"/>
    <w:pPr>
      <w:numPr>
        <w:numId w:val="15"/>
      </w:numPr>
    </w:pPr>
    <w:rPr>
      <w:color w:val="1F3864" w:themeColor="accent1" w:themeShade="80"/>
    </w:rPr>
  </w:style>
  <w:style w:type="character" w:customStyle="1" w:styleId="Style1Char">
    <w:name w:val="Style1 Char"/>
    <w:basedOn w:val="B1Char"/>
    <w:link w:val="Style1"/>
    <w:rsid w:val="00D22ACC"/>
    <w:rPr>
      <w:color w:val="1F3864" w:themeColor="accent1" w:themeShade="80"/>
      <w:lang w:val="en-GB" w:eastAsia="x-none" w:bidi="ar-SA"/>
    </w:rPr>
  </w:style>
  <w:style w:type="paragraph" w:customStyle="1" w:styleId="PlantUML">
    <w:name w:val="PlantUML"/>
    <w:basedOn w:val="a"/>
    <w:link w:val="PlantUMLChar"/>
    <w:autoRedefine/>
    <w:rsid w:val="00B76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宋体" w:hAnsi="Courier New" w:cs="Courier New"/>
      <w:noProof/>
      <w:color w:val="008000"/>
      <w:sz w:val="18"/>
      <w:lang w:val="en-GB"/>
    </w:rPr>
  </w:style>
  <w:style w:type="character" w:customStyle="1" w:styleId="PlantUMLChar">
    <w:name w:val="PlantUML Char"/>
    <w:basedOn w:val="THChar"/>
    <w:link w:val="PlantUML"/>
    <w:rsid w:val="00B76DDE"/>
    <w:rPr>
      <w:rFonts w:ascii="Courier New" w:eastAsia="宋体" w:hAnsi="Courier New" w:cs="Courier New"/>
      <w:b w:val="0"/>
      <w:noProof/>
      <w:color w:val="008000"/>
      <w:sz w:val="18"/>
      <w:shd w:val="clear" w:color="auto" w:fill="BAFDBA"/>
      <w:lang w:val="en-GB" w:bidi="ar-SA"/>
    </w:rPr>
  </w:style>
  <w:style w:type="paragraph" w:customStyle="1" w:styleId="PlantUMLImg">
    <w:name w:val="PlantUMLImg"/>
    <w:basedOn w:val="a"/>
    <w:link w:val="PlantUMLImgChar"/>
    <w:autoRedefine/>
    <w:rsid w:val="009C7083"/>
    <w:pPr>
      <w:jc w:val="center"/>
    </w:pPr>
    <w:rPr>
      <w:rFonts w:ascii="Arial" w:eastAsia="宋体" w:hAnsi="Arial"/>
      <w:noProof/>
      <w:lang w:val="en-GB"/>
    </w:rPr>
  </w:style>
  <w:style w:type="character" w:customStyle="1" w:styleId="PlantUMLImgChar">
    <w:name w:val="PlantUMLImg Char"/>
    <w:basedOn w:val="THChar"/>
    <w:link w:val="PlantUMLImg"/>
    <w:rsid w:val="009C7083"/>
    <w:rPr>
      <w:rFonts w:ascii="Arial" w:eastAsia="宋体" w:hAnsi="Arial"/>
      <w:b w:val="0"/>
      <w:noProof/>
      <w:lang w:val="en-GB" w:bidi="ar-SA"/>
    </w:rPr>
  </w:style>
  <w:style w:type="character" w:customStyle="1" w:styleId="TAHChar">
    <w:name w:val="TAH Char"/>
    <w:link w:val="TAH"/>
    <w:rsid w:val="00EB3AF0"/>
    <w:rPr>
      <w:rFonts w:ascii="Arial" w:hAnsi="Arial"/>
      <w:b/>
      <w:sz w:val="18"/>
    </w:rPr>
  </w:style>
  <w:style w:type="character" w:customStyle="1" w:styleId="af">
    <w:name w:val="列表段落 字符"/>
    <w:aliases w:val="参考文献 字符,符号列表 字符,·ûºÅÁÐ±í 字符,¡¤?o?¨¢D¡À¨ª 字符,?¡è?o?¡§¡éD?¨¤¡§a 字符,??¨¨?o??¡ì?¨¦D?¡§¡è?¡ìa 字符,??¡§¡§?o???¨¬?¡§|D??¡ì?¨¨??¨¬a 字符,???¡ì?¡ì?o???¡§???¡ì|D???¨¬?¡§¡§??¡§?a 字符,????¨¬??¨¬?o????¡ì????¨¬|D???¡§???¡ì?¡ì???¡ì?a 字符,? 字符,lp1 字符,·?o?áD±í 字符"/>
    <w:basedOn w:val="a0"/>
    <w:link w:val="ae"/>
    <w:uiPriority w:val="34"/>
    <w:qFormat/>
    <w:locked/>
    <w:rsid w:val="00D95B96"/>
    <w:rPr>
      <w:rFonts w:ascii="Calibri" w:eastAsia="MS PGothic" w:hAnsi="Calibri" w:cs="MS PGothic"/>
      <w:sz w:val="22"/>
      <w:szCs w:val="22"/>
      <w:lang w:eastAsia="ja-JP"/>
    </w:rPr>
  </w:style>
  <w:style w:type="paragraph" w:customStyle="1" w:styleId="AnnexHeading">
    <w:name w:val="Annex Heading"/>
    <w:basedOn w:val="1"/>
    <w:link w:val="AnnexHeadingChar"/>
    <w:qFormat/>
    <w:rsid w:val="00A64B59"/>
    <w:pPr>
      <w:pageBreakBefore/>
      <w:numPr>
        <w:numId w:val="0"/>
      </w:numPr>
    </w:pPr>
  </w:style>
  <w:style w:type="character" w:customStyle="1" w:styleId="AnnexHeadingChar">
    <w:name w:val="Annex Heading Char"/>
    <w:basedOn w:val="10"/>
    <w:link w:val="AnnexHeading"/>
    <w:rsid w:val="00A64B59"/>
    <w:rPr>
      <w:rFonts w:ascii="Arial" w:hAnsi="Arial"/>
      <w:sz w:val="36"/>
      <w:lang w:val="en-GB"/>
    </w:rPr>
  </w:style>
  <w:style w:type="character" w:styleId="afd">
    <w:name w:val="Placeholder Text"/>
    <w:basedOn w:val="a0"/>
    <w:uiPriority w:val="99"/>
    <w:semiHidden/>
    <w:rsid w:val="002C5B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14430409">
      <w:bodyDiv w:val="1"/>
      <w:marLeft w:val="0"/>
      <w:marRight w:val="0"/>
      <w:marTop w:val="0"/>
      <w:marBottom w:val="0"/>
      <w:divBdr>
        <w:top w:val="none" w:sz="0" w:space="0" w:color="auto"/>
        <w:left w:val="none" w:sz="0" w:space="0" w:color="auto"/>
        <w:bottom w:val="none" w:sz="0" w:space="0" w:color="auto"/>
        <w:right w:val="none" w:sz="0" w:space="0" w:color="auto"/>
      </w:divBdr>
    </w:div>
    <w:div w:id="35157455">
      <w:bodyDiv w:val="1"/>
      <w:marLeft w:val="0"/>
      <w:marRight w:val="0"/>
      <w:marTop w:val="0"/>
      <w:marBottom w:val="0"/>
      <w:divBdr>
        <w:top w:val="none" w:sz="0" w:space="0" w:color="auto"/>
        <w:left w:val="none" w:sz="0" w:space="0" w:color="auto"/>
        <w:bottom w:val="none" w:sz="0" w:space="0" w:color="auto"/>
        <w:right w:val="none" w:sz="0" w:space="0" w:color="auto"/>
      </w:divBdr>
    </w:div>
    <w:div w:id="45837297">
      <w:bodyDiv w:val="1"/>
      <w:marLeft w:val="0"/>
      <w:marRight w:val="0"/>
      <w:marTop w:val="0"/>
      <w:marBottom w:val="0"/>
      <w:divBdr>
        <w:top w:val="none" w:sz="0" w:space="0" w:color="auto"/>
        <w:left w:val="none" w:sz="0" w:space="0" w:color="auto"/>
        <w:bottom w:val="none" w:sz="0" w:space="0" w:color="auto"/>
        <w:right w:val="none" w:sz="0" w:space="0" w:color="auto"/>
      </w:divBdr>
    </w:div>
    <w:div w:id="48846105">
      <w:bodyDiv w:val="1"/>
      <w:marLeft w:val="0"/>
      <w:marRight w:val="0"/>
      <w:marTop w:val="0"/>
      <w:marBottom w:val="0"/>
      <w:divBdr>
        <w:top w:val="none" w:sz="0" w:space="0" w:color="auto"/>
        <w:left w:val="none" w:sz="0" w:space="0" w:color="auto"/>
        <w:bottom w:val="none" w:sz="0" w:space="0" w:color="auto"/>
        <w:right w:val="none" w:sz="0" w:space="0" w:color="auto"/>
      </w:divBdr>
    </w:div>
    <w:div w:id="49890758">
      <w:bodyDiv w:val="1"/>
      <w:marLeft w:val="0"/>
      <w:marRight w:val="0"/>
      <w:marTop w:val="0"/>
      <w:marBottom w:val="0"/>
      <w:divBdr>
        <w:top w:val="none" w:sz="0" w:space="0" w:color="auto"/>
        <w:left w:val="none" w:sz="0" w:space="0" w:color="auto"/>
        <w:bottom w:val="none" w:sz="0" w:space="0" w:color="auto"/>
        <w:right w:val="none" w:sz="0" w:space="0" w:color="auto"/>
      </w:divBdr>
    </w:div>
    <w:div w:id="59326672">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79908547">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88821558">
      <w:bodyDiv w:val="1"/>
      <w:marLeft w:val="0"/>
      <w:marRight w:val="0"/>
      <w:marTop w:val="0"/>
      <w:marBottom w:val="0"/>
      <w:divBdr>
        <w:top w:val="none" w:sz="0" w:space="0" w:color="auto"/>
        <w:left w:val="none" w:sz="0" w:space="0" w:color="auto"/>
        <w:bottom w:val="none" w:sz="0" w:space="0" w:color="auto"/>
        <w:right w:val="none" w:sz="0" w:space="0" w:color="auto"/>
      </w:divBdr>
    </w:div>
    <w:div w:id="97724605">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09592047">
      <w:bodyDiv w:val="1"/>
      <w:marLeft w:val="0"/>
      <w:marRight w:val="0"/>
      <w:marTop w:val="0"/>
      <w:marBottom w:val="0"/>
      <w:divBdr>
        <w:top w:val="none" w:sz="0" w:space="0" w:color="auto"/>
        <w:left w:val="none" w:sz="0" w:space="0" w:color="auto"/>
        <w:bottom w:val="none" w:sz="0" w:space="0" w:color="auto"/>
        <w:right w:val="none" w:sz="0" w:space="0" w:color="auto"/>
      </w:divBdr>
    </w:div>
    <w:div w:id="113984703">
      <w:bodyDiv w:val="1"/>
      <w:marLeft w:val="0"/>
      <w:marRight w:val="0"/>
      <w:marTop w:val="0"/>
      <w:marBottom w:val="0"/>
      <w:divBdr>
        <w:top w:val="none" w:sz="0" w:space="0" w:color="auto"/>
        <w:left w:val="none" w:sz="0" w:space="0" w:color="auto"/>
        <w:bottom w:val="none" w:sz="0" w:space="0" w:color="auto"/>
        <w:right w:val="none" w:sz="0" w:space="0" w:color="auto"/>
      </w:divBdr>
    </w:div>
    <w:div w:id="122313873">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32909069">
      <w:bodyDiv w:val="1"/>
      <w:marLeft w:val="0"/>
      <w:marRight w:val="0"/>
      <w:marTop w:val="0"/>
      <w:marBottom w:val="0"/>
      <w:divBdr>
        <w:top w:val="none" w:sz="0" w:space="0" w:color="auto"/>
        <w:left w:val="none" w:sz="0" w:space="0" w:color="auto"/>
        <w:bottom w:val="none" w:sz="0" w:space="0" w:color="auto"/>
        <w:right w:val="none" w:sz="0" w:space="0" w:color="auto"/>
      </w:divBdr>
    </w:div>
    <w:div w:id="135534377">
      <w:bodyDiv w:val="1"/>
      <w:marLeft w:val="0"/>
      <w:marRight w:val="0"/>
      <w:marTop w:val="0"/>
      <w:marBottom w:val="0"/>
      <w:divBdr>
        <w:top w:val="none" w:sz="0" w:space="0" w:color="auto"/>
        <w:left w:val="none" w:sz="0" w:space="0" w:color="auto"/>
        <w:bottom w:val="none" w:sz="0" w:space="0" w:color="auto"/>
        <w:right w:val="none" w:sz="0" w:space="0" w:color="auto"/>
      </w:divBdr>
    </w:div>
    <w:div w:id="1396125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5782579">
      <w:bodyDiv w:val="1"/>
      <w:marLeft w:val="0"/>
      <w:marRight w:val="0"/>
      <w:marTop w:val="0"/>
      <w:marBottom w:val="0"/>
      <w:divBdr>
        <w:top w:val="none" w:sz="0" w:space="0" w:color="auto"/>
        <w:left w:val="none" w:sz="0" w:space="0" w:color="auto"/>
        <w:bottom w:val="none" w:sz="0" w:space="0" w:color="auto"/>
        <w:right w:val="none" w:sz="0" w:space="0" w:color="auto"/>
      </w:divBdr>
    </w:div>
    <w:div w:id="146016479">
      <w:bodyDiv w:val="1"/>
      <w:marLeft w:val="0"/>
      <w:marRight w:val="0"/>
      <w:marTop w:val="0"/>
      <w:marBottom w:val="0"/>
      <w:divBdr>
        <w:top w:val="none" w:sz="0" w:space="0" w:color="auto"/>
        <w:left w:val="none" w:sz="0" w:space="0" w:color="auto"/>
        <w:bottom w:val="none" w:sz="0" w:space="0" w:color="auto"/>
        <w:right w:val="none" w:sz="0" w:space="0" w:color="auto"/>
      </w:divBdr>
    </w:div>
    <w:div w:id="146943221">
      <w:bodyDiv w:val="1"/>
      <w:marLeft w:val="0"/>
      <w:marRight w:val="0"/>
      <w:marTop w:val="0"/>
      <w:marBottom w:val="0"/>
      <w:divBdr>
        <w:top w:val="none" w:sz="0" w:space="0" w:color="auto"/>
        <w:left w:val="none" w:sz="0" w:space="0" w:color="auto"/>
        <w:bottom w:val="none" w:sz="0" w:space="0" w:color="auto"/>
        <w:right w:val="none" w:sz="0" w:space="0" w:color="auto"/>
      </w:divBdr>
    </w:div>
    <w:div w:id="161504914">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84246431">
      <w:bodyDiv w:val="1"/>
      <w:marLeft w:val="0"/>
      <w:marRight w:val="0"/>
      <w:marTop w:val="0"/>
      <w:marBottom w:val="0"/>
      <w:divBdr>
        <w:top w:val="none" w:sz="0" w:space="0" w:color="auto"/>
        <w:left w:val="none" w:sz="0" w:space="0" w:color="auto"/>
        <w:bottom w:val="none" w:sz="0" w:space="0" w:color="auto"/>
        <w:right w:val="none" w:sz="0" w:space="0" w:color="auto"/>
      </w:divBdr>
    </w:div>
    <w:div w:id="195044521">
      <w:bodyDiv w:val="1"/>
      <w:marLeft w:val="0"/>
      <w:marRight w:val="0"/>
      <w:marTop w:val="0"/>
      <w:marBottom w:val="0"/>
      <w:divBdr>
        <w:top w:val="none" w:sz="0" w:space="0" w:color="auto"/>
        <w:left w:val="none" w:sz="0" w:space="0" w:color="auto"/>
        <w:bottom w:val="none" w:sz="0" w:space="0" w:color="auto"/>
        <w:right w:val="none" w:sz="0" w:space="0" w:color="auto"/>
      </w:divBdr>
    </w:div>
    <w:div w:id="201481104">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19901584">
      <w:bodyDiv w:val="1"/>
      <w:marLeft w:val="0"/>
      <w:marRight w:val="0"/>
      <w:marTop w:val="0"/>
      <w:marBottom w:val="0"/>
      <w:divBdr>
        <w:top w:val="none" w:sz="0" w:space="0" w:color="auto"/>
        <w:left w:val="none" w:sz="0" w:space="0" w:color="auto"/>
        <w:bottom w:val="none" w:sz="0" w:space="0" w:color="auto"/>
        <w:right w:val="none" w:sz="0" w:space="0" w:color="auto"/>
      </w:divBdr>
    </w:div>
    <w:div w:id="224031339">
      <w:bodyDiv w:val="1"/>
      <w:marLeft w:val="0"/>
      <w:marRight w:val="0"/>
      <w:marTop w:val="0"/>
      <w:marBottom w:val="0"/>
      <w:divBdr>
        <w:top w:val="none" w:sz="0" w:space="0" w:color="auto"/>
        <w:left w:val="none" w:sz="0" w:space="0" w:color="auto"/>
        <w:bottom w:val="none" w:sz="0" w:space="0" w:color="auto"/>
        <w:right w:val="none" w:sz="0" w:space="0" w:color="auto"/>
      </w:divBdr>
    </w:div>
    <w:div w:id="231161140">
      <w:bodyDiv w:val="1"/>
      <w:marLeft w:val="0"/>
      <w:marRight w:val="0"/>
      <w:marTop w:val="0"/>
      <w:marBottom w:val="0"/>
      <w:divBdr>
        <w:top w:val="none" w:sz="0" w:space="0" w:color="auto"/>
        <w:left w:val="none" w:sz="0" w:space="0" w:color="auto"/>
        <w:bottom w:val="none" w:sz="0" w:space="0" w:color="auto"/>
        <w:right w:val="none" w:sz="0" w:space="0" w:color="auto"/>
      </w:divBdr>
    </w:div>
    <w:div w:id="243611234">
      <w:bodyDiv w:val="1"/>
      <w:marLeft w:val="0"/>
      <w:marRight w:val="0"/>
      <w:marTop w:val="0"/>
      <w:marBottom w:val="0"/>
      <w:divBdr>
        <w:top w:val="none" w:sz="0" w:space="0" w:color="auto"/>
        <w:left w:val="none" w:sz="0" w:space="0" w:color="auto"/>
        <w:bottom w:val="none" w:sz="0" w:space="0" w:color="auto"/>
        <w:right w:val="none" w:sz="0" w:space="0" w:color="auto"/>
      </w:divBdr>
    </w:div>
    <w:div w:id="252057236">
      <w:bodyDiv w:val="1"/>
      <w:marLeft w:val="0"/>
      <w:marRight w:val="0"/>
      <w:marTop w:val="0"/>
      <w:marBottom w:val="0"/>
      <w:divBdr>
        <w:top w:val="none" w:sz="0" w:space="0" w:color="auto"/>
        <w:left w:val="none" w:sz="0" w:space="0" w:color="auto"/>
        <w:bottom w:val="none" w:sz="0" w:space="0" w:color="auto"/>
        <w:right w:val="none" w:sz="0" w:space="0" w:color="auto"/>
      </w:divBdr>
    </w:div>
    <w:div w:id="252976933">
      <w:bodyDiv w:val="1"/>
      <w:marLeft w:val="0"/>
      <w:marRight w:val="0"/>
      <w:marTop w:val="0"/>
      <w:marBottom w:val="0"/>
      <w:divBdr>
        <w:top w:val="none" w:sz="0" w:space="0" w:color="auto"/>
        <w:left w:val="none" w:sz="0" w:space="0" w:color="auto"/>
        <w:bottom w:val="none" w:sz="0" w:space="0" w:color="auto"/>
        <w:right w:val="none" w:sz="0" w:space="0" w:color="auto"/>
      </w:divBdr>
    </w:div>
    <w:div w:id="254676474">
      <w:bodyDiv w:val="1"/>
      <w:marLeft w:val="0"/>
      <w:marRight w:val="0"/>
      <w:marTop w:val="0"/>
      <w:marBottom w:val="0"/>
      <w:divBdr>
        <w:top w:val="none" w:sz="0" w:space="0" w:color="auto"/>
        <w:left w:val="none" w:sz="0" w:space="0" w:color="auto"/>
        <w:bottom w:val="none" w:sz="0" w:space="0" w:color="auto"/>
        <w:right w:val="none" w:sz="0" w:space="0" w:color="auto"/>
      </w:divBdr>
    </w:div>
    <w:div w:id="275793402">
      <w:bodyDiv w:val="1"/>
      <w:marLeft w:val="0"/>
      <w:marRight w:val="0"/>
      <w:marTop w:val="0"/>
      <w:marBottom w:val="0"/>
      <w:divBdr>
        <w:top w:val="none" w:sz="0" w:space="0" w:color="auto"/>
        <w:left w:val="none" w:sz="0" w:space="0" w:color="auto"/>
        <w:bottom w:val="none" w:sz="0" w:space="0" w:color="auto"/>
        <w:right w:val="none" w:sz="0" w:space="0" w:color="auto"/>
      </w:divBdr>
    </w:div>
    <w:div w:id="279072392">
      <w:bodyDiv w:val="1"/>
      <w:marLeft w:val="0"/>
      <w:marRight w:val="0"/>
      <w:marTop w:val="0"/>
      <w:marBottom w:val="0"/>
      <w:divBdr>
        <w:top w:val="none" w:sz="0" w:space="0" w:color="auto"/>
        <w:left w:val="none" w:sz="0" w:space="0" w:color="auto"/>
        <w:bottom w:val="none" w:sz="0" w:space="0" w:color="auto"/>
        <w:right w:val="none" w:sz="0" w:space="0" w:color="auto"/>
      </w:divBdr>
    </w:div>
    <w:div w:id="280959767">
      <w:bodyDiv w:val="1"/>
      <w:marLeft w:val="0"/>
      <w:marRight w:val="0"/>
      <w:marTop w:val="0"/>
      <w:marBottom w:val="0"/>
      <w:divBdr>
        <w:top w:val="none" w:sz="0" w:space="0" w:color="auto"/>
        <w:left w:val="none" w:sz="0" w:space="0" w:color="auto"/>
        <w:bottom w:val="none" w:sz="0" w:space="0" w:color="auto"/>
        <w:right w:val="none" w:sz="0" w:space="0" w:color="auto"/>
      </w:divBdr>
    </w:div>
    <w:div w:id="285548069">
      <w:bodyDiv w:val="1"/>
      <w:marLeft w:val="0"/>
      <w:marRight w:val="0"/>
      <w:marTop w:val="0"/>
      <w:marBottom w:val="0"/>
      <w:divBdr>
        <w:top w:val="none" w:sz="0" w:space="0" w:color="auto"/>
        <w:left w:val="none" w:sz="0" w:space="0" w:color="auto"/>
        <w:bottom w:val="none" w:sz="0" w:space="0" w:color="auto"/>
        <w:right w:val="none" w:sz="0" w:space="0" w:color="auto"/>
      </w:divBdr>
    </w:div>
    <w:div w:id="289748592">
      <w:bodyDiv w:val="1"/>
      <w:marLeft w:val="0"/>
      <w:marRight w:val="0"/>
      <w:marTop w:val="0"/>
      <w:marBottom w:val="0"/>
      <w:divBdr>
        <w:top w:val="none" w:sz="0" w:space="0" w:color="auto"/>
        <w:left w:val="none" w:sz="0" w:space="0" w:color="auto"/>
        <w:bottom w:val="none" w:sz="0" w:space="0" w:color="auto"/>
        <w:right w:val="none" w:sz="0" w:space="0" w:color="auto"/>
      </w:divBdr>
    </w:div>
    <w:div w:id="29900107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1762380">
      <w:bodyDiv w:val="1"/>
      <w:marLeft w:val="0"/>
      <w:marRight w:val="0"/>
      <w:marTop w:val="0"/>
      <w:marBottom w:val="0"/>
      <w:divBdr>
        <w:top w:val="none" w:sz="0" w:space="0" w:color="auto"/>
        <w:left w:val="none" w:sz="0" w:space="0" w:color="auto"/>
        <w:bottom w:val="none" w:sz="0" w:space="0" w:color="auto"/>
        <w:right w:val="none" w:sz="0" w:space="0" w:color="auto"/>
      </w:divBdr>
    </w:div>
    <w:div w:id="337730051">
      <w:bodyDiv w:val="1"/>
      <w:marLeft w:val="0"/>
      <w:marRight w:val="0"/>
      <w:marTop w:val="0"/>
      <w:marBottom w:val="0"/>
      <w:divBdr>
        <w:top w:val="none" w:sz="0" w:space="0" w:color="auto"/>
        <w:left w:val="none" w:sz="0" w:space="0" w:color="auto"/>
        <w:bottom w:val="none" w:sz="0" w:space="0" w:color="auto"/>
        <w:right w:val="none" w:sz="0" w:space="0" w:color="auto"/>
      </w:divBdr>
    </w:div>
    <w:div w:id="345064521">
      <w:bodyDiv w:val="1"/>
      <w:marLeft w:val="0"/>
      <w:marRight w:val="0"/>
      <w:marTop w:val="0"/>
      <w:marBottom w:val="0"/>
      <w:divBdr>
        <w:top w:val="none" w:sz="0" w:space="0" w:color="auto"/>
        <w:left w:val="none" w:sz="0" w:space="0" w:color="auto"/>
        <w:bottom w:val="none" w:sz="0" w:space="0" w:color="auto"/>
        <w:right w:val="none" w:sz="0" w:space="0" w:color="auto"/>
      </w:divBdr>
    </w:div>
    <w:div w:id="349574058">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52342487">
      <w:bodyDiv w:val="1"/>
      <w:marLeft w:val="0"/>
      <w:marRight w:val="0"/>
      <w:marTop w:val="0"/>
      <w:marBottom w:val="0"/>
      <w:divBdr>
        <w:top w:val="none" w:sz="0" w:space="0" w:color="auto"/>
        <w:left w:val="none" w:sz="0" w:space="0" w:color="auto"/>
        <w:bottom w:val="none" w:sz="0" w:space="0" w:color="auto"/>
        <w:right w:val="none" w:sz="0" w:space="0" w:color="auto"/>
      </w:divBdr>
    </w:div>
    <w:div w:id="352925226">
      <w:bodyDiv w:val="1"/>
      <w:marLeft w:val="0"/>
      <w:marRight w:val="0"/>
      <w:marTop w:val="0"/>
      <w:marBottom w:val="0"/>
      <w:divBdr>
        <w:top w:val="none" w:sz="0" w:space="0" w:color="auto"/>
        <w:left w:val="none" w:sz="0" w:space="0" w:color="auto"/>
        <w:bottom w:val="none" w:sz="0" w:space="0" w:color="auto"/>
        <w:right w:val="none" w:sz="0" w:space="0" w:color="auto"/>
      </w:divBdr>
    </w:div>
    <w:div w:id="353271288">
      <w:bodyDiv w:val="1"/>
      <w:marLeft w:val="0"/>
      <w:marRight w:val="0"/>
      <w:marTop w:val="0"/>
      <w:marBottom w:val="0"/>
      <w:divBdr>
        <w:top w:val="none" w:sz="0" w:space="0" w:color="auto"/>
        <w:left w:val="none" w:sz="0" w:space="0" w:color="auto"/>
        <w:bottom w:val="none" w:sz="0" w:space="0" w:color="auto"/>
        <w:right w:val="none" w:sz="0" w:space="0" w:color="auto"/>
      </w:divBdr>
    </w:div>
    <w:div w:id="366108369">
      <w:bodyDiv w:val="1"/>
      <w:marLeft w:val="0"/>
      <w:marRight w:val="0"/>
      <w:marTop w:val="0"/>
      <w:marBottom w:val="0"/>
      <w:divBdr>
        <w:top w:val="none" w:sz="0" w:space="0" w:color="auto"/>
        <w:left w:val="none" w:sz="0" w:space="0" w:color="auto"/>
        <w:bottom w:val="none" w:sz="0" w:space="0" w:color="auto"/>
        <w:right w:val="none" w:sz="0" w:space="0" w:color="auto"/>
      </w:divBdr>
    </w:div>
    <w:div w:id="383023831">
      <w:bodyDiv w:val="1"/>
      <w:marLeft w:val="0"/>
      <w:marRight w:val="0"/>
      <w:marTop w:val="0"/>
      <w:marBottom w:val="0"/>
      <w:divBdr>
        <w:top w:val="none" w:sz="0" w:space="0" w:color="auto"/>
        <w:left w:val="none" w:sz="0" w:space="0" w:color="auto"/>
        <w:bottom w:val="none" w:sz="0" w:space="0" w:color="auto"/>
        <w:right w:val="none" w:sz="0" w:space="0" w:color="auto"/>
      </w:divBdr>
    </w:div>
    <w:div w:id="390083232">
      <w:bodyDiv w:val="1"/>
      <w:marLeft w:val="0"/>
      <w:marRight w:val="0"/>
      <w:marTop w:val="0"/>
      <w:marBottom w:val="0"/>
      <w:divBdr>
        <w:top w:val="none" w:sz="0" w:space="0" w:color="auto"/>
        <w:left w:val="none" w:sz="0" w:space="0" w:color="auto"/>
        <w:bottom w:val="none" w:sz="0" w:space="0" w:color="auto"/>
        <w:right w:val="none" w:sz="0" w:space="0" w:color="auto"/>
      </w:divBdr>
    </w:div>
    <w:div w:id="392855472">
      <w:bodyDiv w:val="1"/>
      <w:marLeft w:val="0"/>
      <w:marRight w:val="0"/>
      <w:marTop w:val="0"/>
      <w:marBottom w:val="0"/>
      <w:divBdr>
        <w:top w:val="none" w:sz="0" w:space="0" w:color="auto"/>
        <w:left w:val="none" w:sz="0" w:space="0" w:color="auto"/>
        <w:bottom w:val="none" w:sz="0" w:space="0" w:color="auto"/>
        <w:right w:val="none" w:sz="0" w:space="0" w:color="auto"/>
      </w:divBdr>
    </w:div>
    <w:div w:id="405569160">
      <w:bodyDiv w:val="1"/>
      <w:marLeft w:val="0"/>
      <w:marRight w:val="0"/>
      <w:marTop w:val="0"/>
      <w:marBottom w:val="0"/>
      <w:divBdr>
        <w:top w:val="none" w:sz="0" w:space="0" w:color="auto"/>
        <w:left w:val="none" w:sz="0" w:space="0" w:color="auto"/>
        <w:bottom w:val="none" w:sz="0" w:space="0" w:color="auto"/>
        <w:right w:val="none" w:sz="0" w:space="0" w:color="auto"/>
      </w:divBdr>
    </w:div>
    <w:div w:id="415515913">
      <w:bodyDiv w:val="1"/>
      <w:marLeft w:val="0"/>
      <w:marRight w:val="0"/>
      <w:marTop w:val="0"/>
      <w:marBottom w:val="0"/>
      <w:divBdr>
        <w:top w:val="none" w:sz="0" w:space="0" w:color="auto"/>
        <w:left w:val="none" w:sz="0" w:space="0" w:color="auto"/>
        <w:bottom w:val="none" w:sz="0" w:space="0" w:color="auto"/>
        <w:right w:val="none" w:sz="0" w:space="0" w:color="auto"/>
      </w:divBdr>
    </w:div>
    <w:div w:id="417560262">
      <w:bodyDiv w:val="1"/>
      <w:marLeft w:val="0"/>
      <w:marRight w:val="0"/>
      <w:marTop w:val="0"/>
      <w:marBottom w:val="0"/>
      <w:divBdr>
        <w:top w:val="none" w:sz="0" w:space="0" w:color="auto"/>
        <w:left w:val="none" w:sz="0" w:space="0" w:color="auto"/>
        <w:bottom w:val="none" w:sz="0" w:space="0" w:color="auto"/>
        <w:right w:val="none" w:sz="0" w:space="0" w:color="auto"/>
      </w:divBdr>
    </w:div>
    <w:div w:id="417681522">
      <w:bodyDiv w:val="1"/>
      <w:marLeft w:val="0"/>
      <w:marRight w:val="0"/>
      <w:marTop w:val="0"/>
      <w:marBottom w:val="0"/>
      <w:divBdr>
        <w:top w:val="none" w:sz="0" w:space="0" w:color="auto"/>
        <w:left w:val="none" w:sz="0" w:space="0" w:color="auto"/>
        <w:bottom w:val="none" w:sz="0" w:space="0" w:color="auto"/>
        <w:right w:val="none" w:sz="0" w:space="0" w:color="auto"/>
      </w:divBdr>
    </w:div>
    <w:div w:id="419569127">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3156609">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50906841">
      <w:bodyDiv w:val="1"/>
      <w:marLeft w:val="0"/>
      <w:marRight w:val="0"/>
      <w:marTop w:val="0"/>
      <w:marBottom w:val="0"/>
      <w:divBdr>
        <w:top w:val="none" w:sz="0" w:space="0" w:color="auto"/>
        <w:left w:val="none" w:sz="0" w:space="0" w:color="auto"/>
        <w:bottom w:val="none" w:sz="0" w:space="0" w:color="auto"/>
        <w:right w:val="none" w:sz="0" w:space="0" w:color="auto"/>
      </w:divBdr>
    </w:div>
    <w:div w:id="454493875">
      <w:bodyDiv w:val="1"/>
      <w:marLeft w:val="0"/>
      <w:marRight w:val="0"/>
      <w:marTop w:val="0"/>
      <w:marBottom w:val="0"/>
      <w:divBdr>
        <w:top w:val="none" w:sz="0" w:space="0" w:color="auto"/>
        <w:left w:val="none" w:sz="0" w:space="0" w:color="auto"/>
        <w:bottom w:val="none" w:sz="0" w:space="0" w:color="auto"/>
        <w:right w:val="none" w:sz="0" w:space="0" w:color="auto"/>
      </w:divBdr>
    </w:div>
    <w:div w:id="456725188">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4026265">
      <w:bodyDiv w:val="1"/>
      <w:marLeft w:val="0"/>
      <w:marRight w:val="0"/>
      <w:marTop w:val="0"/>
      <w:marBottom w:val="0"/>
      <w:divBdr>
        <w:top w:val="none" w:sz="0" w:space="0" w:color="auto"/>
        <w:left w:val="none" w:sz="0" w:space="0" w:color="auto"/>
        <w:bottom w:val="none" w:sz="0" w:space="0" w:color="auto"/>
        <w:right w:val="none" w:sz="0" w:space="0" w:color="auto"/>
      </w:divBdr>
    </w:div>
    <w:div w:id="475682116">
      <w:bodyDiv w:val="1"/>
      <w:marLeft w:val="0"/>
      <w:marRight w:val="0"/>
      <w:marTop w:val="0"/>
      <w:marBottom w:val="0"/>
      <w:divBdr>
        <w:top w:val="none" w:sz="0" w:space="0" w:color="auto"/>
        <w:left w:val="none" w:sz="0" w:space="0" w:color="auto"/>
        <w:bottom w:val="none" w:sz="0" w:space="0" w:color="auto"/>
        <w:right w:val="none" w:sz="0" w:space="0" w:color="auto"/>
      </w:divBdr>
    </w:div>
    <w:div w:id="476412610">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6044778">
      <w:bodyDiv w:val="1"/>
      <w:marLeft w:val="0"/>
      <w:marRight w:val="0"/>
      <w:marTop w:val="0"/>
      <w:marBottom w:val="0"/>
      <w:divBdr>
        <w:top w:val="none" w:sz="0" w:space="0" w:color="auto"/>
        <w:left w:val="none" w:sz="0" w:space="0" w:color="auto"/>
        <w:bottom w:val="none" w:sz="0" w:space="0" w:color="auto"/>
        <w:right w:val="none" w:sz="0" w:space="0" w:color="auto"/>
      </w:divBdr>
    </w:div>
    <w:div w:id="52822681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1480892">
      <w:bodyDiv w:val="1"/>
      <w:marLeft w:val="0"/>
      <w:marRight w:val="0"/>
      <w:marTop w:val="0"/>
      <w:marBottom w:val="0"/>
      <w:divBdr>
        <w:top w:val="none" w:sz="0" w:space="0" w:color="auto"/>
        <w:left w:val="none" w:sz="0" w:space="0" w:color="auto"/>
        <w:bottom w:val="none" w:sz="0" w:space="0" w:color="auto"/>
        <w:right w:val="none" w:sz="0" w:space="0" w:color="auto"/>
      </w:divBdr>
    </w:div>
    <w:div w:id="553544259">
      <w:bodyDiv w:val="1"/>
      <w:marLeft w:val="0"/>
      <w:marRight w:val="0"/>
      <w:marTop w:val="0"/>
      <w:marBottom w:val="0"/>
      <w:divBdr>
        <w:top w:val="none" w:sz="0" w:space="0" w:color="auto"/>
        <w:left w:val="none" w:sz="0" w:space="0" w:color="auto"/>
        <w:bottom w:val="none" w:sz="0" w:space="0" w:color="auto"/>
        <w:right w:val="none" w:sz="0" w:space="0" w:color="auto"/>
      </w:divBdr>
    </w:div>
    <w:div w:id="565148936">
      <w:bodyDiv w:val="1"/>
      <w:marLeft w:val="0"/>
      <w:marRight w:val="0"/>
      <w:marTop w:val="0"/>
      <w:marBottom w:val="0"/>
      <w:divBdr>
        <w:top w:val="none" w:sz="0" w:space="0" w:color="auto"/>
        <w:left w:val="none" w:sz="0" w:space="0" w:color="auto"/>
        <w:bottom w:val="none" w:sz="0" w:space="0" w:color="auto"/>
        <w:right w:val="none" w:sz="0" w:space="0" w:color="auto"/>
      </w:divBdr>
    </w:div>
    <w:div w:id="566887860">
      <w:bodyDiv w:val="1"/>
      <w:marLeft w:val="0"/>
      <w:marRight w:val="0"/>
      <w:marTop w:val="0"/>
      <w:marBottom w:val="0"/>
      <w:divBdr>
        <w:top w:val="none" w:sz="0" w:space="0" w:color="auto"/>
        <w:left w:val="none" w:sz="0" w:space="0" w:color="auto"/>
        <w:bottom w:val="none" w:sz="0" w:space="0" w:color="auto"/>
        <w:right w:val="none" w:sz="0" w:space="0" w:color="auto"/>
      </w:divBdr>
    </w:div>
    <w:div w:id="569658209">
      <w:bodyDiv w:val="1"/>
      <w:marLeft w:val="0"/>
      <w:marRight w:val="0"/>
      <w:marTop w:val="0"/>
      <w:marBottom w:val="0"/>
      <w:divBdr>
        <w:top w:val="none" w:sz="0" w:space="0" w:color="auto"/>
        <w:left w:val="none" w:sz="0" w:space="0" w:color="auto"/>
        <w:bottom w:val="none" w:sz="0" w:space="0" w:color="auto"/>
        <w:right w:val="none" w:sz="0" w:space="0" w:color="auto"/>
      </w:divBdr>
    </w:div>
    <w:div w:id="574364848">
      <w:bodyDiv w:val="1"/>
      <w:marLeft w:val="0"/>
      <w:marRight w:val="0"/>
      <w:marTop w:val="0"/>
      <w:marBottom w:val="0"/>
      <w:divBdr>
        <w:top w:val="none" w:sz="0" w:space="0" w:color="auto"/>
        <w:left w:val="none" w:sz="0" w:space="0" w:color="auto"/>
        <w:bottom w:val="none" w:sz="0" w:space="0" w:color="auto"/>
        <w:right w:val="none" w:sz="0" w:space="0" w:color="auto"/>
      </w:divBdr>
    </w:div>
    <w:div w:id="578370444">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89697236">
      <w:bodyDiv w:val="1"/>
      <w:marLeft w:val="0"/>
      <w:marRight w:val="0"/>
      <w:marTop w:val="0"/>
      <w:marBottom w:val="0"/>
      <w:divBdr>
        <w:top w:val="none" w:sz="0" w:space="0" w:color="auto"/>
        <w:left w:val="none" w:sz="0" w:space="0" w:color="auto"/>
        <w:bottom w:val="none" w:sz="0" w:space="0" w:color="auto"/>
        <w:right w:val="none" w:sz="0" w:space="0" w:color="auto"/>
      </w:divBdr>
    </w:div>
    <w:div w:id="605769614">
      <w:bodyDiv w:val="1"/>
      <w:marLeft w:val="0"/>
      <w:marRight w:val="0"/>
      <w:marTop w:val="0"/>
      <w:marBottom w:val="0"/>
      <w:divBdr>
        <w:top w:val="none" w:sz="0" w:space="0" w:color="auto"/>
        <w:left w:val="none" w:sz="0" w:space="0" w:color="auto"/>
        <w:bottom w:val="none" w:sz="0" w:space="0" w:color="auto"/>
        <w:right w:val="none" w:sz="0" w:space="0" w:color="auto"/>
      </w:divBdr>
    </w:div>
    <w:div w:id="611471718">
      <w:bodyDiv w:val="1"/>
      <w:marLeft w:val="0"/>
      <w:marRight w:val="0"/>
      <w:marTop w:val="0"/>
      <w:marBottom w:val="0"/>
      <w:divBdr>
        <w:top w:val="none" w:sz="0" w:space="0" w:color="auto"/>
        <w:left w:val="none" w:sz="0" w:space="0" w:color="auto"/>
        <w:bottom w:val="none" w:sz="0" w:space="0" w:color="auto"/>
        <w:right w:val="none" w:sz="0" w:space="0" w:color="auto"/>
      </w:divBdr>
    </w:div>
    <w:div w:id="612244832">
      <w:bodyDiv w:val="1"/>
      <w:marLeft w:val="0"/>
      <w:marRight w:val="0"/>
      <w:marTop w:val="0"/>
      <w:marBottom w:val="0"/>
      <w:divBdr>
        <w:top w:val="none" w:sz="0" w:space="0" w:color="auto"/>
        <w:left w:val="none" w:sz="0" w:space="0" w:color="auto"/>
        <w:bottom w:val="none" w:sz="0" w:space="0" w:color="auto"/>
        <w:right w:val="none" w:sz="0" w:space="0" w:color="auto"/>
      </w:divBdr>
    </w:div>
    <w:div w:id="612397931">
      <w:bodyDiv w:val="1"/>
      <w:marLeft w:val="0"/>
      <w:marRight w:val="0"/>
      <w:marTop w:val="0"/>
      <w:marBottom w:val="0"/>
      <w:divBdr>
        <w:top w:val="none" w:sz="0" w:space="0" w:color="auto"/>
        <w:left w:val="none" w:sz="0" w:space="0" w:color="auto"/>
        <w:bottom w:val="none" w:sz="0" w:space="0" w:color="auto"/>
        <w:right w:val="none" w:sz="0" w:space="0" w:color="auto"/>
      </w:divBdr>
    </w:div>
    <w:div w:id="617109182">
      <w:bodyDiv w:val="1"/>
      <w:marLeft w:val="0"/>
      <w:marRight w:val="0"/>
      <w:marTop w:val="0"/>
      <w:marBottom w:val="0"/>
      <w:divBdr>
        <w:top w:val="none" w:sz="0" w:space="0" w:color="auto"/>
        <w:left w:val="none" w:sz="0" w:space="0" w:color="auto"/>
        <w:bottom w:val="none" w:sz="0" w:space="0" w:color="auto"/>
        <w:right w:val="none" w:sz="0" w:space="0" w:color="auto"/>
      </w:divBdr>
    </w:div>
    <w:div w:id="629282080">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4188295">
      <w:bodyDiv w:val="1"/>
      <w:marLeft w:val="0"/>
      <w:marRight w:val="0"/>
      <w:marTop w:val="0"/>
      <w:marBottom w:val="0"/>
      <w:divBdr>
        <w:top w:val="none" w:sz="0" w:space="0" w:color="auto"/>
        <w:left w:val="none" w:sz="0" w:space="0" w:color="auto"/>
        <w:bottom w:val="none" w:sz="0" w:space="0" w:color="auto"/>
        <w:right w:val="none" w:sz="0" w:space="0" w:color="auto"/>
      </w:divBdr>
    </w:div>
    <w:div w:id="656345571">
      <w:bodyDiv w:val="1"/>
      <w:marLeft w:val="0"/>
      <w:marRight w:val="0"/>
      <w:marTop w:val="0"/>
      <w:marBottom w:val="0"/>
      <w:divBdr>
        <w:top w:val="none" w:sz="0" w:space="0" w:color="auto"/>
        <w:left w:val="none" w:sz="0" w:space="0" w:color="auto"/>
        <w:bottom w:val="none" w:sz="0" w:space="0" w:color="auto"/>
        <w:right w:val="none" w:sz="0" w:space="0" w:color="auto"/>
      </w:divBdr>
    </w:div>
    <w:div w:id="668755519">
      <w:bodyDiv w:val="1"/>
      <w:marLeft w:val="0"/>
      <w:marRight w:val="0"/>
      <w:marTop w:val="0"/>
      <w:marBottom w:val="0"/>
      <w:divBdr>
        <w:top w:val="none" w:sz="0" w:space="0" w:color="auto"/>
        <w:left w:val="none" w:sz="0" w:space="0" w:color="auto"/>
        <w:bottom w:val="none" w:sz="0" w:space="0" w:color="auto"/>
        <w:right w:val="none" w:sz="0" w:space="0" w:color="auto"/>
      </w:divBdr>
    </w:div>
    <w:div w:id="688990975">
      <w:bodyDiv w:val="1"/>
      <w:marLeft w:val="0"/>
      <w:marRight w:val="0"/>
      <w:marTop w:val="0"/>
      <w:marBottom w:val="0"/>
      <w:divBdr>
        <w:top w:val="none" w:sz="0" w:space="0" w:color="auto"/>
        <w:left w:val="none" w:sz="0" w:space="0" w:color="auto"/>
        <w:bottom w:val="none" w:sz="0" w:space="0" w:color="auto"/>
        <w:right w:val="none" w:sz="0" w:space="0" w:color="auto"/>
      </w:divBdr>
    </w:div>
    <w:div w:id="693849796">
      <w:bodyDiv w:val="1"/>
      <w:marLeft w:val="0"/>
      <w:marRight w:val="0"/>
      <w:marTop w:val="0"/>
      <w:marBottom w:val="0"/>
      <w:divBdr>
        <w:top w:val="none" w:sz="0" w:space="0" w:color="auto"/>
        <w:left w:val="none" w:sz="0" w:space="0" w:color="auto"/>
        <w:bottom w:val="none" w:sz="0" w:space="0" w:color="auto"/>
        <w:right w:val="none" w:sz="0" w:space="0" w:color="auto"/>
      </w:divBdr>
    </w:div>
    <w:div w:id="700008840">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1535328">
      <w:bodyDiv w:val="1"/>
      <w:marLeft w:val="0"/>
      <w:marRight w:val="0"/>
      <w:marTop w:val="0"/>
      <w:marBottom w:val="0"/>
      <w:divBdr>
        <w:top w:val="none" w:sz="0" w:space="0" w:color="auto"/>
        <w:left w:val="none" w:sz="0" w:space="0" w:color="auto"/>
        <w:bottom w:val="none" w:sz="0" w:space="0" w:color="auto"/>
        <w:right w:val="none" w:sz="0" w:space="0" w:color="auto"/>
      </w:divBdr>
    </w:div>
    <w:div w:id="712733941">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20905535">
      <w:bodyDiv w:val="1"/>
      <w:marLeft w:val="0"/>
      <w:marRight w:val="0"/>
      <w:marTop w:val="0"/>
      <w:marBottom w:val="0"/>
      <w:divBdr>
        <w:top w:val="none" w:sz="0" w:space="0" w:color="auto"/>
        <w:left w:val="none" w:sz="0" w:space="0" w:color="auto"/>
        <w:bottom w:val="none" w:sz="0" w:space="0" w:color="auto"/>
        <w:right w:val="none" w:sz="0" w:space="0" w:color="auto"/>
      </w:divBdr>
    </w:div>
    <w:div w:id="723675030">
      <w:bodyDiv w:val="1"/>
      <w:marLeft w:val="0"/>
      <w:marRight w:val="0"/>
      <w:marTop w:val="0"/>
      <w:marBottom w:val="0"/>
      <w:divBdr>
        <w:top w:val="none" w:sz="0" w:space="0" w:color="auto"/>
        <w:left w:val="none" w:sz="0" w:space="0" w:color="auto"/>
        <w:bottom w:val="none" w:sz="0" w:space="0" w:color="auto"/>
        <w:right w:val="none" w:sz="0" w:space="0" w:color="auto"/>
      </w:divBdr>
    </w:div>
    <w:div w:id="728574168">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3911062">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1053584">
      <w:bodyDiv w:val="1"/>
      <w:marLeft w:val="0"/>
      <w:marRight w:val="0"/>
      <w:marTop w:val="0"/>
      <w:marBottom w:val="0"/>
      <w:divBdr>
        <w:top w:val="none" w:sz="0" w:space="0" w:color="auto"/>
        <w:left w:val="none" w:sz="0" w:space="0" w:color="auto"/>
        <w:bottom w:val="none" w:sz="0" w:space="0" w:color="auto"/>
        <w:right w:val="none" w:sz="0" w:space="0" w:color="auto"/>
      </w:divBdr>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89014581">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490863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8374088">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1867344">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19855496">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2431924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54268709">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66724310">
      <w:bodyDiv w:val="1"/>
      <w:marLeft w:val="0"/>
      <w:marRight w:val="0"/>
      <w:marTop w:val="0"/>
      <w:marBottom w:val="0"/>
      <w:divBdr>
        <w:top w:val="none" w:sz="0" w:space="0" w:color="auto"/>
        <w:left w:val="none" w:sz="0" w:space="0" w:color="auto"/>
        <w:bottom w:val="none" w:sz="0" w:space="0" w:color="auto"/>
        <w:right w:val="none" w:sz="0" w:space="0" w:color="auto"/>
      </w:divBdr>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28931691">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49047944">
      <w:bodyDiv w:val="1"/>
      <w:marLeft w:val="0"/>
      <w:marRight w:val="0"/>
      <w:marTop w:val="0"/>
      <w:marBottom w:val="0"/>
      <w:divBdr>
        <w:top w:val="none" w:sz="0" w:space="0" w:color="auto"/>
        <w:left w:val="none" w:sz="0" w:space="0" w:color="auto"/>
        <w:bottom w:val="none" w:sz="0" w:space="0" w:color="auto"/>
        <w:right w:val="none" w:sz="0" w:space="0" w:color="auto"/>
      </w:divBdr>
    </w:div>
    <w:div w:id="96627855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22707167">
      <w:bodyDiv w:val="1"/>
      <w:marLeft w:val="0"/>
      <w:marRight w:val="0"/>
      <w:marTop w:val="0"/>
      <w:marBottom w:val="0"/>
      <w:divBdr>
        <w:top w:val="none" w:sz="0" w:space="0" w:color="auto"/>
        <w:left w:val="none" w:sz="0" w:space="0" w:color="auto"/>
        <w:bottom w:val="none" w:sz="0" w:space="0" w:color="auto"/>
        <w:right w:val="none" w:sz="0" w:space="0" w:color="auto"/>
      </w:divBdr>
    </w:div>
    <w:div w:id="102714593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2876867">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49452841">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82409147">
      <w:bodyDiv w:val="1"/>
      <w:marLeft w:val="0"/>
      <w:marRight w:val="0"/>
      <w:marTop w:val="0"/>
      <w:marBottom w:val="0"/>
      <w:divBdr>
        <w:top w:val="none" w:sz="0" w:space="0" w:color="auto"/>
        <w:left w:val="none" w:sz="0" w:space="0" w:color="auto"/>
        <w:bottom w:val="none" w:sz="0" w:space="0" w:color="auto"/>
        <w:right w:val="none" w:sz="0" w:space="0" w:color="auto"/>
      </w:divBdr>
    </w:div>
    <w:div w:id="1083793730">
      <w:bodyDiv w:val="1"/>
      <w:marLeft w:val="0"/>
      <w:marRight w:val="0"/>
      <w:marTop w:val="0"/>
      <w:marBottom w:val="0"/>
      <w:divBdr>
        <w:top w:val="none" w:sz="0" w:space="0" w:color="auto"/>
        <w:left w:val="none" w:sz="0" w:space="0" w:color="auto"/>
        <w:bottom w:val="none" w:sz="0" w:space="0" w:color="auto"/>
        <w:right w:val="none" w:sz="0" w:space="0" w:color="auto"/>
      </w:divBdr>
    </w:div>
    <w:div w:id="1090933622">
      <w:bodyDiv w:val="1"/>
      <w:marLeft w:val="0"/>
      <w:marRight w:val="0"/>
      <w:marTop w:val="0"/>
      <w:marBottom w:val="0"/>
      <w:divBdr>
        <w:top w:val="none" w:sz="0" w:space="0" w:color="auto"/>
        <w:left w:val="none" w:sz="0" w:space="0" w:color="auto"/>
        <w:bottom w:val="none" w:sz="0" w:space="0" w:color="auto"/>
        <w:right w:val="none" w:sz="0" w:space="0" w:color="auto"/>
      </w:divBdr>
    </w:div>
    <w:div w:id="1096245976">
      <w:bodyDiv w:val="1"/>
      <w:marLeft w:val="0"/>
      <w:marRight w:val="0"/>
      <w:marTop w:val="0"/>
      <w:marBottom w:val="0"/>
      <w:divBdr>
        <w:top w:val="none" w:sz="0" w:space="0" w:color="auto"/>
        <w:left w:val="none" w:sz="0" w:space="0" w:color="auto"/>
        <w:bottom w:val="none" w:sz="0" w:space="0" w:color="auto"/>
        <w:right w:val="none" w:sz="0" w:space="0" w:color="auto"/>
      </w:divBdr>
    </w:div>
    <w:div w:id="1108738154">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5439621">
      <w:bodyDiv w:val="1"/>
      <w:marLeft w:val="0"/>
      <w:marRight w:val="0"/>
      <w:marTop w:val="0"/>
      <w:marBottom w:val="0"/>
      <w:divBdr>
        <w:top w:val="none" w:sz="0" w:space="0" w:color="auto"/>
        <w:left w:val="none" w:sz="0" w:space="0" w:color="auto"/>
        <w:bottom w:val="none" w:sz="0" w:space="0" w:color="auto"/>
        <w:right w:val="none" w:sz="0" w:space="0" w:color="auto"/>
      </w:divBdr>
    </w:div>
    <w:div w:id="1150710819">
      <w:bodyDiv w:val="1"/>
      <w:marLeft w:val="0"/>
      <w:marRight w:val="0"/>
      <w:marTop w:val="0"/>
      <w:marBottom w:val="0"/>
      <w:divBdr>
        <w:top w:val="none" w:sz="0" w:space="0" w:color="auto"/>
        <w:left w:val="none" w:sz="0" w:space="0" w:color="auto"/>
        <w:bottom w:val="none" w:sz="0" w:space="0" w:color="auto"/>
        <w:right w:val="none" w:sz="0" w:space="0" w:color="auto"/>
      </w:divBdr>
    </w:div>
    <w:div w:id="1151367001">
      <w:bodyDiv w:val="1"/>
      <w:marLeft w:val="0"/>
      <w:marRight w:val="0"/>
      <w:marTop w:val="0"/>
      <w:marBottom w:val="0"/>
      <w:divBdr>
        <w:top w:val="none" w:sz="0" w:space="0" w:color="auto"/>
        <w:left w:val="none" w:sz="0" w:space="0" w:color="auto"/>
        <w:bottom w:val="none" w:sz="0" w:space="0" w:color="auto"/>
        <w:right w:val="none" w:sz="0" w:space="0" w:color="auto"/>
      </w:divBdr>
    </w:div>
    <w:div w:id="1157497824">
      <w:bodyDiv w:val="1"/>
      <w:marLeft w:val="0"/>
      <w:marRight w:val="0"/>
      <w:marTop w:val="0"/>
      <w:marBottom w:val="0"/>
      <w:divBdr>
        <w:top w:val="none" w:sz="0" w:space="0" w:color="auto"/>
        <w:left w:val="none" w:sz="0" w:space="0" w:color="auto"/>
        <w:bottom w:val="none" w:sz="0" w:space="0" w:color="auto"/>
        <w:right w:val="none" w:sz="0" w:space="0" w:color="auto"/>
      </w:divBdr>
    </w:div>
    <w:div w:id="1164394005">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07750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79855958">
      <w:bodyDiv w:val="1"/>
      <w:marLeft w:val="0"/>
      <w:marRight w:val="0"/>
      <w:marTop w:val="0"/>
      <w:marBottom w:val="0"/>
      <w:divBdr>
        <w:top w:val="none" w:sz="0" w:space="0" w:color="auto"/>
        <w:left w:val="none" w:sz="0" w:space="0" w:color="auto"/>
        <w:bottom w:val="none" w:sz="0" w:space="0" w:color="auto"/>
        <w:right w:val="none" w:sz="0" w:space="0" w:color="auto"/>
      </w:divBdr>
    </w:div>
    <w:div w:id="1194344352">
      <w:bodyDiv w:val="1"/>
      <w:marLeft w:val="0"/>
      <w:marRight w:val="0"/>
      <w:marTop w:val="0"/>
      <w:marBottom w:val="0"/>
      <w:divBdr>
        <w:top w:val="none" w:sz="0" w:space="0" w:color="auto"/>
        <w:left w:val="none" w:sz="0" w:space="0" w:color="auto"/>
        <w:bottom w:val="none" w:sz="0" w:space="0" w:color="auto"/>
        <w:right w:val="none" w:sz="0" w:space="0" w:color="auto"/>
      </w:divBdr>
    </w:div>
    <w:div w:id="1200970782">
      <w:bodyDiv w:val="1"/>
      <w:marLeft w:val="0"/>
      <w:marRight w:val="0"/>
      <w:marTop w:val="0"/>
      <w:marBottom w:val="0"/>
      <w:divBdr>
        <w:top w:val="none" w:sz="0" w:space="0" w:color="auto"/>
        <w:left w:val="none" w:sz="0" w:space="0" w:color="auto"/>
        <w:bottom w:val="none" w:sz="0" w:space="0" w:color="auto"/>
        <w:right w:val="none" w:sz="0" w:space="0" w:color="auto"/>
      </w:divBdr>
    </w:div>
    <w:div w:id="1216311228">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0939358">
      <w:bodyDiv w:val="1"/>
      <w:marLeft w:val="0"/>
      <w:marRight w:val="0"/>
      <w:marTop w:val="0"/>
      <w:marBottom w:val="0"/>
      <w:divBdr>
        <w:top w:val="none" w:sz="0" w:space="0" w:color="auto"/>
        <w:left w:val="none" w:sz="0" w:space="0" w:color="auto"/>
        <w:bottom w:val="none" w:sz="0" w:space="0" w:color="auto"/>
        <w:right w:val="none" w:sz="0" w:space="0" w:color="auto"/>
      </w:divBdr>
    </w:div>
    <w:div w:id="1228149182">
      <w:bodyDiv w:val="1"/>
      <w:marLeft w:val="0"/>
      <w:marRight w:val="0"/>
      <w:marTop w:val="0"/>
      <w:marBottom w:val="0"/>
      <w:divBdr>
        <w:top w:val="none" w:sz="0" w:space="0" w:color="auto"/>
        <w:left w:val="none" w:sz="0" w:space="0" w:color="auto"/>
        <w:bottom w:val="none" w:sz="0" w:space="0" w:color="auto"/>
        <w:right w:val="none" w:sz="0" w:space="0" w:color="auto"/>
      </w:divBdr>
    </w:div>
    <w:div w:id="1230727062">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50652712">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95335464">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2477673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39848233">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78806">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71607622">
      <w:bodyDiv w:val="1"/>
      <w:marLeft w:val="0"/>
      <w:marRight w:val="0"/>
      <w:marTop w:val="0"/>
      <w:marBottom w:val="0"/>
      <w:divBdr>
        <w:top w:val="none" w:sz="0" w:space="0" w:color="auto"/>
        <w:left w:val="none" w:sz="0" w:space="0" w:color="auto"/>
        <w:bottom w:val="none" w:sz="0" w:space="0" w:color="auto"/>
        <w:right w:val="none" w:sz="0" w:space="0" w:color="auto"/>
      </w:divBdr>
    </w:div>
    <w:div w:id="1378433794">
      <w:bodyDiv w:val="1"/>
      <w:marLeft w:val="0"/>
      <w:marRight w:val="0"/>
      <w:marTop w:val="0"/>
      <w:marBottom w:val="0"/>
      <w:divBdr>
        <w:top w:val="none" w:sz="0" w:space="0" w:color="auto"/>
        <w:left w:val="none" w:sz="0" w:space="0" w:color="auto"/>
        <w:bottom w:val="none" w:sz="0" w:space="0" w:color="auto"/>
        <w:right w:val="none" w:sz="0" w:space="0" w:color="auto"/>
      </w:divBdr>
    </w:div>
    <w:div w:id="1384719370">
      <w:bodyDiv w:val="1"/>
      <w:marLeft w:val="0"/>
      <w:marRight w:val="0"/>
      <w:marTop w:val="0"/>
      <w:marBottom w:val="0"/>
      <w:divBdr>
        <w:top w:val="none" w:sz="0" w:space="0" w:color="auto"/>
        <w:left w:val="none" w:sz="0" w:space="0" w:color="auto"/>
        <w:bottom w:val="none" w:sz="0" w:space="0" w:color="auto"/>
        <w:right w:val="none" w:sz="0" w:space="0" w:color="auto"/>
      </w:divBdr>
    </w:div>
    <w:div w:id="1389496555">
      <w:bodyDiv w:val="1"/>
      <w:marLeft w:val="0"/>
      <w:marRight w:val="0"/>
      <w:marTop w:val="0"/>
      <w:marBottom w:val="0"/>
      <w:divBdr>
        <w:top w:val="none" w:sz="0" w:space="0" w:color="auto"/>
        <w:left w:val="none" w:sz="0" w:space="0" w:color="auto"/>
        <w:bottom w:val="none" w:sz="0" w:space="0" w:color="auto"/>
        <w:right w:val="none" w:sz="0" w:space="0" w:color="auto"/>
      </w:divBdr>
    </w:div>
    <w:div w:id="1391271211">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302974">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29889761">
      <w:bodyDiv w:val="1"/>
      <w:marLeft w:val="0"/>
      <w:marRight w:val="0"/>
      <w:marTop w:val="0"/>
      <w:marBottom w:val="0"/>
      <w:divBdr>
        <w:top w:val="none" w:sz="0" w:space="0" w:color="auto"/>
        <w:left w:val="none" w:sz="0" w:space="0" w:color="auto"/>
        <w:bottom w:val="none" w:sz="0" w:space="0" w:color="auto"/>
        <w:right w:val="none" w:sz="0" w:space="0" w:color="auto"/>
      </w:divBdr>
    </w:div>
    <w:div w:id="1435515609">
      <w:bodyDiv w:val="1"/>
      <w:marLeft w:val="0"/>
      <w:marRight w:val="0"/>
      <w:marTop w:val="0"/>
      <w:marBottom w:val="0"/>
      <w:divBdr>
        <w:top w:val="none" w:sz="0" w:space="0" w:color="auto"/>
        <w:left w:val="none" w:sz="0" w:space="0" w:color="auto"/>
        <w:bottom w:val="none" w:sz="0" w:space="0" w:color="auto"/>
        <w:right w:val="none" w:sz="0" w:space="0" w:color="auto"/>
      </w:divBdr>
    </w:div>
    <w:div w:id="1437826897">
      <w:bodyDiv w:val="1"/>
      <w:marLeft w:val="0"/>
      <w:marRight w:val="0"/>
      <w:marTop w:val="0"/>
      <w:marBottom w:val="0"/>
      <w:divBdr>
        <w:top w:val="none" w:sz="0" w:space="0" w:color="auto"/>
        <w:left w:val="none" w:sz="0" w:space="0" w:color="auto"/>
        <w:bottom w:val="none" w:sz="0" w:space="0" w:color="auto"/>
        <w:right w:val="none" w:sz="0" w:space="0" w:color="auto"/>
      </w:divBdr>
    </w:div>
    <w:div w:id="1439908610">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66584215">
      <w:bodyDiv w:val="1"/>
      <w:marLeft w:val="0"/>
      <w:marRight w:val="0"/>
      <w:marTop w:val="0"/>
      <w:marBottom w:val="0"/>
      <w:divBdr>
        <w:top w:val="none" w:sz="0" w:space="0" w:color="auto"/>
        <w:left w:val="none" w:sz="0" w:space="0" w:color="auto"/>
        <w:bottom w:val="none" w:sz="0" w:space="0" w:color="auto"/>
        <w:right w:val="none" w:sz="0" w:space="0" w:color="auto"/>
      </w:divBdr>
    </w:div>
    <w:div w:id="1470629418">
      <w:bodyDiv w:val="1"/>
      <w:marLeft w:val="0"/>
      <w:marRight w:val="0"/>
      <w:marTop w:val="0"/>
      <w:marBottom w:val="0"/>
      <w:divBdr>
        <w:top w:val="none" w:sz="0" w:space="0" w:color="auto"/>
        <w:left w:val="none" w:sz="0" w:space="0" w:color="auto"/>
        <w:bottom w:val="none" w:sz="0" w:space="0" w:color="auto"/>
        <w:right w:val="none" w:sz="0" w:space="0" w:color="auto"/>
      </w:divBdr>
    </w:div>
    <w:div w:id="1480422961">
      <w:bodyDiv w:val="1"/>
      <w:marLeft w:val="0"/>
      <w:marRight w:val="0"/>
      <w:marTop w:val="0"/>
      <w:marBottom w:val="0"/>
      <w:divBdr>
        <w:top w:val="none" w:sz="0" w:space="0" w:color="auto"/>
        <w:left w:val="none" w:sz="0" w:space="0" w:color="auto"/>
        <w:bottom w:val="none" w:sz="0" w:space="0" w:color="auto"/>
        <w:right w:val="none" w:sz="0" w:space="0" w:color="auto"/>
      </w:divBdr>
    </w:div>
    <w:div w:id="1496646524">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58277609">
      <w:bodyDiv w:val="1"/>
      <w:marLeft w:val="0"/>
      <w:marRight w:val="0"/>
      <w:marTop w:val="0"/>
      <w:marBottom w:val="0"/>
      <w:divBdr>
        <w:top w:val="none" w:sz="0" w:space="0" w:color="auto"/>
        <w:left w:val="none" w:sz="0" w:space="0" w:color="auto"/>
        <w:bottom w:val="none" w:sz="0" w:space="0" w:color="auto"/>
        <w:right w:val="none" w:sz="0" w:space="0" w:color="auto"/>
      </w:divBdr>
    </w:div>
    <w:div w:id="157138495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77131470">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88074737">
      <w:bodyDiv w:val="1"/>
      <w:marLeft w:val="0"/>
      <w:marRight w:val="0"/>
      <w:marTop w:val="0"/>
      <w:marBottom w:val="0"/>
      <w:divBdr>
        <w:top w:val="none" w:sz="0" w:space="0" w:color="auto"/>
        <w:left w:val="none" w:sz="0" w:space="0" w:color="auto"/>
        <w:bottom w:val="none" w:sz="0" w:space="0" w:color="auto"/>
        <w:right w:val="none" w:sz="0" w:space="0" w:color="auto"/>
      </w:divBdr>
    </w:div>
    <w:div w:id="1592163040">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595940557">
      <w:bodyDiv w:val="1"/>
      <w:marLeft w:val="0"/>
      <w:marRight w:val="0"/>
      <w:marTop w:val="0"/>
      <w:marBottom w:val="0"/>
      <w:divBdr>
        <w:top w:val="none" w:sz="0" w:space="0" w:color="auto"/>
        <w:left w:val="none" w:sz="0" w:space="0" w:color="auto"/>
        <w:bottom w:val="none" w:sz="0" w:space="0" w:color="auto"/>
        <w:right w:val="none" w:sz="0" w:space="0" w:color="auto"/>
      </w:divBdr>
    </w:div>
    <w:div w:id="1598320897">
      <w:bodyDiv w:val="1"/>
      <w:marLeft w:val="0"/>
      <w:marRight w:val="0"/>
      <w:marTop w:val="0"/>
      <w:marBottom w:val="0"/>
      <w:divBdr>
        <w:top w:val="none" w:sz="0" w:space="0" w:color="auto"/>
        <w:left w:val="none" w:sz="0" w:space="0" w:color="auto"/>
        <w:bottom w:val="none" w:sz="0" w:space="0" w:color="auto"/>
        <w:right w:val="none" w:sz="0" w:space="0" w:color="auto"/>
      </w:divBdr>
    </w:div>
    <w:div w:id="1600522978">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7645218">
      <w:bodyDiv w:val="1"/>
      <w:marLeft w:val="0"/>
      <w:marRight w:val="0"/>
      <w:marTop w:val="0"/>
      <w:marBottom w:val="0"/>
      <w:divBdr>
        <w:top w:val="none" w:sz="0" w:space="0" w:color="auto"/>
        <w:left w:val="none" w:sz="0" w:space="0" w:color="auto"/>
        <w:bottom w:val="none" w:sz="0" w:space="0" w:color="auto"/>
        <w:right w:val="none" w:sz="0" w:space="0" w:color="auto"/>
      </w:divBdr>
    </w:div>
    <w:div w:id="1638028504">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43120972">
      <w:bodyDiv w:val="1"/>
      <w:marLeft w:val="0"/>
      <w:marRight w:val="0"/>
      <w:marTop w:val="0"/>
      <w:marBottom w:val="0"/>
      <w:divBdr>
        <w:top w:val="none" w:sz="0" w:space="0" w:color="auto"/>
        <w:left w:val="none" w:sz="0" w:space="0" w:color="auto"/>
        <w:bottom w:val="none" w:sz="0" w:space="0" w:color="auto"/>
        <w:right w:val="none" w:sz="0" w:space="0" w:color="auto"/>
      </w:divBdr>
    </w:div>
    <w:div w:id="165028017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6095874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37628761">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58401726">
      <w:bodyDiv w:val="1"/>
      <w:marLeft w:val="0"/>
      <w:marRight w:val="0"/>
      <w:marTop w:val="0"/>
      <w:marBottom w:val="0"/>
      <w:divBdr>
        <w:top w:val="none" w:sz="0" w:space="0" w:color="auto"/>
        <w:left w:val="none" w:sz="0" w:space="0" w:color="auto"/>
        <w:bottom w:val="none" w:sz="0" w:space="0" w:color="auto"/>
        <w:right w:val="none" w:sz="0" w:space="0" w:color="auto"/>
      </w:divBdr>
    </w:div>
    <w:div w:id="1759713413">
      <w:bodyDiv w:val="1"/>
      <w:marLeft w:val="0"/>
      <w:marRight w:val="0"/>
      <w:marTop w:val="0"/>
      <w:marBottom w:val="0"/>
      <w:divBdr>
        <w:top w:val="none" w:sz="0" w:space="0" w:color="auto"/>
        <w:left w:val="none" w:sz="0" w:space="0" w:color="auto"/>
        <w:bottom w:val="none" w:sz="0" w:space="0" w:color="auto"/>
        <w:right w:val="none" w:sz="0" w:space="0" w:color="auto"/>
      </w:divBdr>
    </w:div>
    <w:div w:id="1762069446">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78678043">
      <w:bodyDiv w:val="1"/>
      <w:marLeft w:val="0"/>
      <w:marRight w:val="0"/>
      <w:marTop w:val="0"/>
      <w:marBottom w:val="0"/>
      <w:divBdr>
        <w:top w:val="none" w:sz="0" w:space="0" w:color="auto"/>
        <w:left w:val="none" w:sz="0" w:space="0" w:color="auto"/>
        <w:bottom w:val="none" w:sz="0" w:space="0" w:color="auto"/>
        <w:right w:val="none" w:sz="0" w:space="0" w:color="auto"/>
      </w:divBdr>
    </w:div>
    <w:div w:id="1790776886">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028905">
      <w:bodyDiv w:val="1"/>
      <w:marLeft w:val="0"/>
      <w:marRight w:val="0"/>
      <w:marTop w:val="0"/>
      <w:marBottom w:val="0"/>
      <w:divBdr>
        <w:top w:val="none" w:sz="0" w:space="0" w:color="auto"/>
        <w:left w:val="none" w:sz="0" w:space="0" w:color="auto"/>
        <w:bottom w:val="none" w:sz="0" w:space="0" w:color="auto"/>
        <w:right w:val="none" w:sz="0" w:space="0" w:color="auto"/>
      </w:divBdr>
    </w:div>
    <w:div w:id="1807238207">
      <w:bodyDiv w:val="1"/>
      <w:marLeft w:val="0"/>
      <w:marRight w:val="0"/>
      <w:marTop w:val="0"/>
      <w:marBottom w:val="0"/>
      <w:divBdr>
        <w:top w:val="none" w:sz="0" w:space="0" w:color="auto"/>
        <w:left w:val="none" w:sz="0" w:space="0" w:color="auto"/>
        <w:bottom w:val="none" w:sz="0" w:space="0" w:color="auto"/>
        <w:right w:val="none" w:sz="0" w:space="0" w:color="auto"/>
      </w:divBdr>
    </w:div>
    <w:div w:id="1810004616">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1730669">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26774693">
      <w:bodyDiv w:val="1"/>
      <w:marLeft w:val="0"/>
      <w:marRight w:val="0"/>
      <w:marTop w:val="0"/>
      <w:marBottom w:val="0"/>
      <w:divBdr>
        <w:top w:val="none" w:sz="0" w:space="0" w:color="auto"/>
        <w:left w:val="none" w:sz="0" w:space="0" w:color="auto"/>
        <w:bottom w:val="none" w:sz="0" w:space="0" w:color="auto"/>
        <w:right w:val="none" w:sz="0" w:space="0" w:color="auto"/>
      </w:divBdr>
    </w:div>
    <w:div w:id="1833448539">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9856649">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8057988">
      <w:bodyDiv w:val="1"/>
      <w:marLeft w:val="0"/>
      <w:marRight w:val="0"/>
      <w:marTop w:val="0"/>
      <w:marBottom w:val="0"/>
      <w:divBdr>
        <w:top w:val="none" w:sz="0" w:space="0" w:color="auto"/>
        <w:left w:val="none" w:sz="0" w:space="0" w:color="auto"/>
        <w:bottom w:val="none" w:sz="0" w:space="0" w:color="auto"/>
        <w:right w:val="none" w:sz="0" w:space="0" w:color="auto"/>
      </w:divBdr>
    </w:div>
    <w:div w:id="1888375993">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892959193">
      <w:bodyDiv w:val="1"/>
      <w:marLeft w:val="0"/>
      <w:marRight w:val="0"/>
      <w:marTop w:val="0"/>
      <w:marBottom w:val="0"/>
      <w:divBdr>
        <w:top w:val="none" w:sz="0" w:space="0" w:color="auto"/>
        <w:left w:val="none" w:sz="0" w:space="0" w:color="auto"/>
        <w:bottom w:val="none" w:sz="0" w:space="0" w:color="auto"/>
        <w:right w:val="none" w:sz="0" w:space="0" w:color="auto"/>
      </w:divBdr>
    </w:div>
    <w:div w:id="1896575329">
      <w:bodyDiv w:val="1"/>
      <w:marLeft w:val="0"/>
      <w:marRight w:val="0"/>
      <w:marTop w:val="0"/>
      <w:marBottom w:val="0"/>
      <w:divBdr>
        <w:top w:val="none" w:sz="0" w:space="0" w:color="auto"/>
        <w:left w:val="none" w:sz="0" w:space="0" w:color="auto"/>
        <w:bottom w:val="none" w:sz="0" w:space="0" w:color="auto"/>
        <w:right w:val="none" w:sz="0" w:space="0" w:color="auto"/>
      </w:divBdr>
    </w:div>
    <w:div w:id="1899591440">
      <w:bodyDiv w:val="1"/>
      <w:marLeft w:val="0"/>
      <w:marRight w:val="0"/>
      <w:marTop w:val="0"/>
      <w:marBottom w:val="0"/>
      <w:divBdr>
        <w:top w:val="none" w:sz="0" w:space="0" w:color="auto"/>
        <w:left w:val="none" w:sz="0" w:space="0" w:color="auto"/>
        <w:bottom w:val="none" w:sz="0" w:space="0" w:color="auto"/>
        <w:right w:val="none" w:sz="0" w:space="0" w:color="auto"/>
      </w:divBdr>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14971307">
      <w:bodyDiv w:val="1"/>
      <w:marLeft w:val="0"/>
      <w:marRight w:val="0"/>
      <w:marTop w:val="0"/>
      <w:marBottom w:val="0"/>
      <w:divBdr>
        <w:top w:val="none" w:sz="0" w:space="0" w:color="auto"/>
        <w:left w:val="none" w:sz="0" w:space="0" w:color="auto"/>
        <w:bottom w:val="none" w:sz="0" w:space="0" w:color="auto"/>
        <w:right w:val="none" w:sz="0" w:space="0" w:color="auto"/>
      </w:divBdr>
    </w:div>
    <w:div w:id="1916501946">
      <w:bodyDiv w:val="1"/>
      <w:marLeft w:val="0"/>
      <w:marRight w:val="0"/>
      <w:marTop w:val="0"/>
      <w:marBottom w:val="0"/>
      <w:divBdr>
        <w:top w:val="none" w:sz="0" w:space="0" w:color="auto"/>
        <w:left w:val="none" w:sz="0" w:space="0" w:color="auto"/>
        <w:bottom w:val="none" w:sz="0" w:space="0" w:color="auto"/>
        <w:right w:val="none" w:sz="0" w:space="0" w:color="auto"/>
      </w:divBdr>
    </w:div>
    <w:div w:id="1921598584">
      <w:bodyDiv w:val="1"/>
      <w:marLeft w:val="0"/>
      <w:marRight w:val="0"/>
      <w:marTop w:val="0"/>
      <w:marBottom w:val="0"/>
      <w:divBdr>
        <w:top w:val="none" w:sz="0" w:space="0" w:color="auto"/>
        <w:left w:val="none" w:sz="0" w:space="0" w:color="auto"/>
        <w:bottom w:val="none" w:sz="0" w:space="0" w:color="auto"/>
        <w:right w:val="none" w:sz="0" w:space="0" w:color="auto"/>
      </w:divBdr>
    </w:div>
    <w:div w:id="1932350218">
      <w:bodyDiv w:val="1"/>
      <w:marLeft w:val="0"/>
      <w:marRight w:val="0"/>
      <w:marTop w:val="0"/>
      <w:marBottom w:val="0"/>
      <w:divBdr>
        <w:top w:val="none" w:sz="0" w:space="0" w:color="auto"/>
        <w:left w:val="none" w:sz="0" w:space="0" w:color="auto"/>
        <w:bottom w:val="none" w:sz="0" w:space="0" w:color="auto"/>
        <w:right w:val="none" w:sz="0" w:space="0" w:color="auto"/>
      </w:divBdr>
    </w:div>
    <w:div w:id="1936554969">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52274913">
      <w:bodyDiv w:val="1"/>
      <w:marLeft w:val="0"/>
      <w:marRight w:val="0"/>
      <w:marTop w:val="0"/>
      <w:marBottom w:val="0"/>
      <w:divBdr>
        <w:top w:val="none" w:sz="0" w:space="0" w:color="auto"/>
        <w:left w:val="none" w:sz="0" w:space="0" w:color="auto"/>
        <w:bottom w:val="none" w:sz="0" w:space="0" w:color="auto"/>
        <w:right w:val="none" w:sz="0" w:space="0" w:color="auto"/>
      </w:divBdr>
    </w:div>
    <w:div w:id="1957714685">
      <w:bodyDiv w:val="1"/>
      <w:marLeft w:val="0"/>
      <w:marRight w:val="0"/>
      <w:marTop w:val="0"/>
      <w:marBottom w:val="0"/>
      <w:divBdr>
        <w:top w:val="none" w:sz="0" w:space="0" w:color="auto"/>
        <w:left w:val="none" w:sz="0" w:space="0" w:color="auto"/>
        <w:bottom w:val="none" w:sz="0" w:space="0" w:color="auto"/>
        <w:right w:val="none" w:sz="0" w:space="0" w:color="auto"/>
      </w:divBdr>
    </w:div>
    <w:div w:id="1967739579">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5015150">
      <w:bodyDiv w:val="1"/>
      <w:marLeft w:val="0"/>
      <w:marRight w:val="0"/>
      <w:marTop w:val="0"/>
      <w:marBottom w:val="0"/>
      <w:divBdr>
        <w:top w:val="none" w:sz="0" w:space="0" w:color="auto"/>
        <w:left w:val="none" w:sz="0" w:space="0" w:color="auto"/>
        <w:bottom w:val="none" w:sz="0" w:space="0" w:color="auto"/>
        <w:right w:val="none" w:sz="0" w:space="0" w:color="auto"/>
      </w:divBdr>
    </w:div>
    <w:div w:id="1988631877">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00041085">
      <w:bodyDiv w:val="1"/>
      <w:marLeft w:val="0"/>
      <w:marRight w:val="0"/>
      <w:marTop w:val="0"/>
      <w:marBottom w:val="0"/>
      <w:divBdr>
        <w:top w:val="none" w:sz="0" w:space="0" w:color="auto"/>
        <w:left w:val="none" w:sz="0" w:space="0" w:color="auto"/>
        <w:bottom w:val="none" w:sz="0" w:space="0" w:color="auto"/>
        <w:right w:val="none" w:sz="0" w:space="0" w:color="auto"/>
      </w:divBdr>
    </w:div>
    <w:div w:id="200261310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4844522">
      <w:bodyDiv w:val="1"/>
      <w:marLeft w:val="0"/>
      <w:marRight w:val="0"/>
      <w:marTop w:val="0"/>
      <w:marBottom w:val="0"/>
      <w:divBdr>
        <w:top w:val="none" w:sz="0" w:space="0" w:color="auto"/>
        <w:left w:val="none" w:sz="0" w:space="0" w:color="auto"/>
        <w:bottom w:val="none" w:sz="0" w:space="0" w:color="auto"/>
        <w:right w:val="none" w:sz="0" w:space="0" w:color="auto"/>
      </w:divBdr>
    </w:div>
    <w:div w:id="20379206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46640010">
      <w:bodyDiv w:val="1"/>
      <w:marLeft w:val="0"/>
      <w:marRight w:val="0"/>
      <w:marTop w:val="0"/>
      <w:marBottom w:val="0"/>
      <w:divBdr>
        <w:top w:val="none" w:sz="0" w:space="0" w:color="auto"/>
        <w:left w:val="none" w:sz="0" w:space="0" w:color="auto"/>
        <w:bottom w:val="none" w:sz="0" w:space="0" w:color="auto"/>
        <w:right w:val="none" w:sz="0" w:space="0" w:color="auto"/>
      </w:divBdr>
    </w:div>
    <w:div w:id="2047944990">
      <w:bodyDiv w:val="1"/>
      <w:marLeft w:val="0"/>
      <w:marRight w:val="0"/>
      <w:marTop w:val="0"/>
      <w:marBottom w:val="0"/>
      <w:divBdr>
        <w:top w:val="none" w:sz="0" w:space="0" w:color="auto"/>
        <w:left w:val="none" w:sz="0" w:space="0" w:color="auto"/>
        <w:bottom w:val="none" w:sz="0" w:space="0" w:color="auto"/>
        <w:right w:val="none" w:sz="0" w:space="0" w:color="auto"/>
      </w:divBdr>
    </w:div>
    <w:div w:id="205110305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87918271">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25343996">
      <w:bodyDiv w:val="1"/>
      <w:marLeft w:val="0"/>
      <w:marRight w:val="0"/>
      <w:marTop w:val="0"/>
      <w:marBottom w:val="0"/>
      <w:divBdr>
        <w:top w:val="none" w:sz="0" w:space="0" w:color="auto"/>
        <w:left w:val="none" w:sz="0" w:space="0" w:color="auto"/>
        <w:bottom w:val="none" w:sz="0" w:space="0" w:color="auto"/>
        <w:right w:val="none" w:sz="0" w:space="0" w:color="auto"/>
      </w:divBdr>
    </w:div>
    <w:div w:id="2127389466">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oleObject" Target="embeddings/oleObject1.bin"/><Relationship Id="rId39" Type="http://schemas.openxmlformats.org/officeDocument/2006/relationships/image" Target="media/image16.png"/><Relationship Id="rId21" Type="http://schemas.openxmlformats.org/officeDocument/2006/relationships/image" Target="media/image2.png"/><Relationship Id="rId34" Type="http://schemas.openxmlformats.org/officeDocument/2006/relationships/image" Target="media/image11.svg"/><Relationship Id="rId42" Type="http://schemas.openxmlformats.org/officeDocument/2006/relationships/image" Target="media/image19.sv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customXml" Target="../customXml/item6.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webSettings" Target="webSettings.xml"/><Relationship Id="rId24" Type="http://schemas.microsoft.com/office/2016/09/relationships/commentsIds" Target="commentsIds.xml"/><Relationship Id="rId32" Type="http://schemas.openxmlformats.org/officeDocument/2006/relationships/image" Target="media/image9.svg"/><Relationship Id="rId37" Type="http://schemas.openxmlformats.org/officeDocument/2006/relationships/image" Target="media/image14.png"/><Relationship Id="rId40" Type="http://schemas.openxmlformats.org/officeDocument/2006/relationships/image" Target="media/image17.svg"/><Relationship Id="rId45" Type="http://schemas.openxmlformats.org/officeDocument/2006/relationships/image" Target="media/image22.png"/><Relationship Id="rId53" Type="http://schemas.openxmlformats.org/officeDocument/2006/relationships/footer" Target="footer4.xml"/><Relationship Id="rId5" Type="http://schemas.openxmlformats.org/officeDocument/2006/relationships/customXml" Target="../customXml/item4.xml"/><Relationship Id="rId10" Type="http://schemas.openxmlformats.org/officeDocument/2006/relationships/settings" Target="settings.xml"/><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21.svg"/><Relationship Id="rId52" Type="http://schemas.openxmlformats.org/officeDocument/2006/relationships/header" Target="header4.xml"/><Relationship Id="rId4" Type="http://schemas.openxmlformats.org/officeDocument/2006/relationships/customXml" Target="../customXml/item3.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comments" Target="comments.xml"/><Relationship Id="rId27" Type="http://schemas.openxmlformats.org/officeDocument/2006/relationships/image" Target="media/image4.png"/><Relationship Id="rId30" Type="http://schemas.openxmlformats.org/officeDocument/2006/relationships/image" Target="media/image7.sv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numbering" Target="numbering.xml"/><Relationship Id="rId51" Type="http://schemas.openxmlformats.org/officeDocument/2006/relationships/image" Target="media/image28.png"/><Relationship Id="rId3" Type="http://schemas.openxmlformats.org/officeDocument/2006/relationships/customXml" Target="../customXml/item2.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3.wmf"/><Relationship Id="rId33" Type="http://schemas.openxmlformats.org/officeDocument/2006/relationships/image" Target="media/image10.png"/><Relationship Id="rId38" Type="http://schemas.openxmlformats.org/officeDocument/2006/relationships/image" Target="media/image15.svg"/><Relationship Id="rId46" Type="http://schemas.openxmlformats.org/officeDocument/2006/relationships/image" Target="media/image23.svg"/><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header" Target="header1.xml"/><Relationship Id="rId23" Type="http://schemas.microsoft.com/office/2011/relationships/commentsExtended" Target="commentsExtended.xml"/><Relationship Id="rId28" Type="http://schemas.openxmlformats.org/officeDocument/2006/relationships/image" Target="media/image5.svg"/><Relationship Id="rId36" Type="http://schemas.openxmlformats.org/officeDocument/2006/relationships/image" Target="media/image13.svg"/><Relationship Id="rId49" Type="http://schemas.openxmlformats.org/officeDocument/2006/relationships/image" Target="media/image26.sv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NAINP3BIPSNO-529136030-106</_dlc_DocId>
    <_dlc_DocIdUrl xmlns="71c5aaf6-e6ce-465b-b873-5148d2a4c105">
      <Url>https://nokia.sharepoint.com/sites/oran/wg3/_layouts/15/DocIdRedir.aspx?ID=NAINP3BIPSNO-529136030-106</Url>
      <Description>NAINP3BIPSNO-529136030-106</Description>
    </_dlc_DocIdUrl>
  </documentManagement>
</p:properties>
</file>

<file path=customXml/item3.xml><?xml version="1.0" encoding="utf-8"?>
<?mso-contentType ?>
<SharedContentType xmlns="Microsoft.SharePoint.Taxonomy.ContentTypeSync" SourceId="34c87397-5fc1-491e-85e7-d6110dbe9cbd" ContentTypeId="0x0101" PreviousValue="false"/>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Document" ma:contentTypeID="0x01010009E82D54F3F10D468133B175E7F78D1A" ma:contentTypeVersion="13" ma:contentTypeDescription="Create a new document." ma:contentTypeScope="" ma:versionID="4a20ab878257e6ae2c58fa25783fc16b">
  <xsd:schema xmlns:xsd="http://www.w3.org/2001/XMLSchema" xmlns:xs="http://www.w3.org/2001/XMLSchema" xmlns:p="http://schemas.microsoft.com/office/2006/metadata/properties" xmlns:ns3="71c5aaf6-e6ce-465b-b873-5148d2a4c105" xmlns:ns4="a4ab1a16-c41d-4865-a433-ad08d2a54ac6" xmlns:ns5="e36d8d0d-d80c-4b38-8e0d-3de84ac0e0f8" targetNamespace="http://schemas.microsoft.com/office/2006/metadata/properties" ma:root="true" ma:fieldsID="92f5f0cdebf504deb0ad56e50162a698" ns3:_="" ns4:_="" ns5:_="">
    <xsd:import namespace="71c5aaf6-e6ce-465b-b873-5148d2a4c105"/>
    <xsd:import namespace="a4ab1a16-c41d-4865-a433-ad08d2a54ac6"/>
    <xsd:import namespace="e36d8d0d-d80c-4b38-8e0d-3de84ac0e0f8"/>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FastMetadata" minOccurs="0"/>
                <xsd:element ref="ns4:MediaServiceDateTaken" minOccurs="0"/>
                <xsd:element ref="ns4:MediaServiceAutoTags" minOccurs="0"/>
                <xsd:element ref="ns5:SharedWithUsers" minOccurs="0"/>
                <xsd:element ref="ns5:SharedWithDetails" minOccurs="0"/>
                <xsd:element ref="ns5:SharingHintHash" minOccurs="0"/>
                <xsd:element ref="ns4:MediaServiceMetadata"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4ab1a16-c41d-4865-a433-ad08d2a54ac6" elementFormDefault="qualified">
    <xsd:import namespace="http://schemas.microsoft.com/office/2006/documentManagement/types"/>
    <xsd:import namespace="http://schemas.microsoft.com/office/infopath/2007/PartnerControls"/>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Metadata" ma:index="18" nillable="true" ma:displayName="MediaServiceMetadata" ma:description="" ma:hidden="true" ma:internalName="MediaServiceMetadata" ma:readOnly="true">
      <xsd:simpleType>
        <xsd:restriction base="dms:Note"/>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6d8d0d-d80c-4b38-8e0d-3de84ac0e0f8"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IEEE2006OfficeOnline.xsl" StyleName="IEEE" Version="2006">
  <b:Source>
    <b:Tag>1</b:Tag>
    <b:SourceType>Misc</b:SourceType>
    <b:Guid>{59B0EF33-4D4B-46BC-8BAE-80AF2906F38A}</b:Guid>
    <b:Title>3GPP TR 21.905: “Vocabulary for 3GPP Specifications”</b:Title>
    <b:Author>
      <b:Author>
        <b:Corporate>1</b:Corporate>
      </b:Author>
    </b:Author>
    <b:RefOrder>1</b:RefOrder>
  </b:Source>
</b:Sources>
</file>

<file path=customXml/itemProps1.xml><?xml version="1.0" encoding="utf-8"?>
<ds:datastoreItem xmlns:ds="http://schemas.openxmlformats.org/officeDocument/2006/customXml" ds:itemID="{83B611AB-5DE7-4243-A1F1-B352AB0D869C}">
  <ds:schemaRefs>
    <ds:schemaRef ds:uri="http://schemas.microsoft.com/sharepoint/v3/contenttype/forms"/>
  </ds:schemaRefs>
</ds:datastoreItem>
</file>

<file path=customXml/itemProps2.xml><?xml version="1.0" encoding="utf-8"?>
<ds:datastoreItem xmlns:ds="http://schemas.openxmlformats.org/officeDocument/2006/customXml" ds:itemID="{6BFEBBC0-76CB-4082-AF52-65FC5C6F6D2B}">
  <ds:schemaRefs>
    <ds:schemaRef ds:uri="http://schemas.microsoft.com/office/2006/metadata/properties"/>
    <ds:schemaRef ds:uri="http://schemas.microsoft.com/office/infopath/2007/PartnerControls"/>
    <ds:schemaRef ds:uri="71c5aaf6-e6ce-465b-b873-5148d2a4c105"/>
  </ds:schemaRefs>
</ds:datastoreItem>
</file>

<file path=customXml/itemProps3.xml><?xml version="1.0" encoding="utf-8"?>
<ds:datastoreItem xmlns:ds="http://schemas.openxmlformats.org/officeDocument/2006/customXml" ds:itemID="{9C946D4A-E439-4EDC-B2FA-16EF7C74C4E4}">
  <ds:schemaRefs>
    <ds:schemaRef ds:uri="Microsoft.SharePoint.Taxonomy.ContentTypeSync"/>
  </ds:schemaRefs>
</ds:datastoreItem>
</file>

<file path=customXml/itemProps4.xml><?xml version="1.0" encoding="utf-8"?>
<ds:datastoreItem xmlns:ds="http://schemas.openxmlformats.org/officeDocument/2006/customXml" ds:itemID="{29948591-D86D-433E-A740-2868AC2168B6}">
  <ds:schemaRefs>
    <ds:schemaRef ds:uri="http://schemas.microsoft.com/sharepoint/events"/>
  </ds:schemaRefs>
</ds:datastoreItem>
</file>

<file path=customXml/itemProps5.xml><?xml version="1.0" encoding="utf-8"?>
<ds:datastoreItem xmlns:ds="http://schemas.openxmlformats.org/officeDocument/2006/customXml" ds:itemID="{824719AD-D9BA-41CC-8E93-A797290419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a4ab1a16-c41d-4865-a433-ad08d2a54ac6"/>
    <ds:schemaRef ds:uri="e36d8d0d-d80c-4b38-8e0d-3de84ac0e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F543AA53-4B51-49AE-B469-B5EE55372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9637</Words>
  <Characters>54355</Characters>
  <Application>Microsoft Office Word</Application>
  <DocSecurity>0</DocSecurity>
  <Lines>2470</Lines>
  <Paragraphs>1777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2020-07-15T22:06:00Z</dcterms:created>
  <dcterms:modified xsi:type="dcterms:W3CDTF">2021-11-01T02:04:00Z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O-RAN.WG3.E2GAP-v01.01</vt:lpwstr>
  </property>
  <property fmtid="{D5CDD505-2E9C-101B-9397-08002B2CF9AE}" pid="3" name="RELEASE">
    <vt:lpwstr> </vt:lpwstr>
  </property>
  <property fmtid="{D5CDD505-2E9C-101B-9397-08002B2CF9AE}" pid="4" name="TITLE">
    <vt:lpwstr>&lt;document title, a custom "advanced property"&gt;</vt:lpwstr>
  </property>
  <property fmtid="{D5CDD505-2E9C-101B-9397-08002B2CF9AE}" pid="5" name="_NewReviewCycle">
    <vt:lpwstr/>
  </property>
  <property fmtid="{D5CDD505-2E9C-101B-9397-08002B2CF9AE}" pid="6" name="ContentTypeId">
    <vt:lpwstr>0x01010009E82D54F3F10D468133B175E7F78D1A</vt:lpwstr>
  </property>
  <property fmtid="{D5CDD505-2E9C-101B-9397-08002B2CF9AE}" pid="7" name="_dlc_DocIdItemGuid">
    <vt:lpwstr>64306ef0-0f5a-43ea-a138-70a0a5ee4498</vt:lpwstr>
  </property>
</Properties>
</file>